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theme/theme1.xml" ContentType="application/vnd.openxmlformats-officedocument.theme+xml"/>
  <Override PartName="/word/footnotes.xml" ContentType="application/vnd.openxmlformats-officedocument.wordprocessingml.footnotes+xml"/>
  <Override PartName="/word/styles.xml" ContentType="application/vnd.openxmlformats-officedocument.wordprocessingml.styles+xml"/>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9.jpeg" ContentType="image/jpeg"/>
  <Override PartName="/word/media/image8.jpeg" ContentType="image/jpeg"/>
  <Override PartName="/word/media/image7.jpeg" ContentType="image/jpeg"/>
  <Override PartName="/word/media/image6.jpeg" ContentType="image/jpeg"/>
  <Override PartName="/word/media/image5.jpeg" ContentType="image/jpeg"/>
  <Override PartName="/word/media/image1.jpeg" ContentType="image/jpeg"/>
  <Override PartName="/word/media/image2.jpeg" ContentType="image/jpeg"/>
  <Override PartName="/word/media/image3.jpeg" ContentType="image/jpeg"/>
  <Override PartName="/word/media/image4.jpeg" ContentType="image/jpeg"/>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spacing w:lineRule="auto" w:line="276"/>
        <w:outlineLvl w:val="0"/>
        <w:rPr>
          <w:lang w:val="fi-FI"/>
        </w:rPr>
      </w:pPr>
      <w:r>
        <w:rPr>
          <w:rFonts w:cs="Times New Roman" w:ascii="Times New Roman" w:hAnsi="Times New Roman"/>
          <w:b/>
          <w:lang w:val="fi-FI"/>
        </w:rPr>
        <w:t>Digitaaliset ihmistieteet (</w:t>
      </w:r>
      <w:r>
        <w:rPr>
          <w:rFonts w:cs="Times New Roman" w:ascii="Times New Roman" w:hAnsi="Times New Roman"/>
          <w:b/>
          <w:i/>
          <w:lang w:val="fi-FI"/>
        </w:rPr>
        <w:t>Digital Humanities</w:t>
      </w:r>
      <w:r>
        <w:rPr>
          <w:rFonts w:cs="Times New Roman" w:ascii="Times New Roman" w:hAnsi="Times New Roman"/>
          <w:b/>
          <w:lang w:val="fi-FI"/>
        </w:rPr>
        <w:t>) ja historiantutkimus</w:t>
      </w:r>
      <w:r>
        <w:rPr>
          <w:rStyle w:val="FootnoteAnchor"/>
          <w:rFonts w:cs="Times New Roman" w:ascii="Times New Roman" w:hAnsi="Times New Roman"/>
          <w:b/>
          <w:lang w:val="fi-FI"/>
        </w:rPr>
        <w:footnoteReference w:id="2"/>
      </w:r>
    </w:p>
    <w:p>
      <w:pPr>
        <w:pStyle w:val="Normal"/>
        <w:spacing w:lineRule="auto" w:line="276"/>
        <w:rPr>
          <w:rFonts w:ascii="Times New Roman" w:hAnsi="Times New Roman" w:cs="Times New Roman"/>
          <w:lang w:val="fi-FI"/>
        </w:rPr>
      </w:pPr>
      <w:r>
        <w:rPr>
          <w:rFonts w:cs="Times New Roman" w:ascii="Times New Roman" w:hAnsi="Times New Roman"/>
          <w:lang w:val="fi-FI"/>
        </w:rPr>
      </w:r>
    </w:p>
    <w:p>
      <w:pPr>
        <w:pStyle w:val="Normal"/>
        <w:ind w:left="720" w:hanging="0"/>
        <w:rPr>
          <w:lang w:val="fi-FI"/>
        </w:rPr>
      </w:pPr>
      <w:r>
        <w:rPr>
          <w:rStyle w:val="St"/>
          <w:rFonts w:eastAsia="Times New Roman" w:cs="Times New Roman" w:ascii="Times New Roman" w:hAnsi="Times New Roman"/>
          <w:lang w:val="fi-FI"/>
        </w:rPr>
        <w:t>“</w:t>
      </w:r>
      <w:r>
        <w:rPr>
          <w:rStyle w:val="St"/>
          <w:rFonts w:eastAsia="Times New Roman" w:cs="Times New Roman" w:ascii="Times New Roman" w:hAnsi="Times New Roman"/>
          <w:lang w:val="fi-FI"/>
        </w:rPr>
        <w:t>Tutkija astelee arvokkaasti arkistoon ja jättää asiaankuuluvasti berberinsä naulakkoon. Mutta pienen agenttisalkkunsa hän pitää mukanaan … Yllätys yllätys! Agenttisalkku ei olekaan salkku! Sen kannen alta paljastuu näppäimistö, jonka takaa kääntyy ylös pieni näyttöruutu  ... Olisiko kuvattu ‘agenttisalkku’ mahdollinen? Olisiko se tarpeellinen vai pelkkää hienostelua? Ja ennen kaikkea: olisiko siitä hyötyä esimerkiksi neulakortteihin verrattuna?”</w:t>
      </w:r>
      <w:r>
        <w:rPr>
          <w:rStyle w:val="St"/>
          <w:rStyle w:val="FootnoteAnchor"/>
          <w:rFonts w:eastAsia="Times New Roman" w:cs="Times New Roman" w:ascii="Times New Roman" w:hAnsi="Times New Roman"/>
          <w:lang w:val="fi-FI"/>
        </w:rPr>
        <w:footnoteReference w:id="3"/>
      </w:r>
      <w:r>
        <w:rPr>
          <w:rStyle w:val="St"/>
          <w:rFonts w:eastAsia="Times New Roman" w:cs="Times New Roman" w:ascii="Times New Roman" w:hAnsi="Times New Roman"/>
          <w:lang w:val="fi-FI"/>
        </w:rPr>
        <w:t xml:space="preserve"> [Historiantutkimuksen tulevaisuuden visiointia vuonna 1983]</w:t>
      </w:r>
    </w:p>
    <w:p>
      <w:pPr>
        <w:pStyle w:val="Normal"/>
        <w:spacing w:lineRule="auto" w:line="276"/>
        <w:rPr>
          <w:rFonts w:ascii="Times New Roman" w:hAnsi="Times New Roman" w:cs="Times New Roman"/>
          <w:lang w:val="fi-FI"/>
        </w:rPr>
      </w:pPr>
      <w:r>
        <w:rPr>
          <w:rFonts w:cs="Times New Roman" w:ascii="Times New Roman" w:hAnsi="Times New Roman"/>
          <w:lang w:val="fi-FI"/>
        </w:rPr>
      </w:r>
    </w:p>
    <w:p>
      <w:pPr>
        <w:pStyle w:val="Normal"/>
        <w:spacing w:lineRule="auto" w:line="276"/>
        <w:rPr/>
      </w:pPr>
      <w:r>
        <w:rPr>
          <w:rFonts w:cs="Times New Roman" w:ascii="Times New Roman" w:hAnsi="Times New Roman"/>
          <w:lang w:val="fi-FI"/>
        </w:rPr>
        <w:t xml:space="preserve">Digitaalisten aineistojen käytöstä historiantutkimuksessa on keskustelu viime aikoina paljon. Itseään ”digihistorioitsijoiksi” tituleeraavien henkilöiden määrä kasvaa maailmalla tasaisesti ja historiantutkimusta tehdään </w:t>
      </w:r>
      <w:bookmarkStart w:id="0" w:name="_GoBack"/>
      <w:bookmarkEnd w:id="0"/>
      <w:r>
        <w:rPr>
          <w:rFonts w:cs="Times New Roman" w:ascii="Times New Roman" w:hAnsi="Times New Roman"/>
          <w:lang w:val="fi-FI"/>
        </w:rPr>
        <w:t>myös Suomessa ”ilman papereita” niin kuin 1980-luvulla visioitiin. Tästä huolimatta</w:t>
      </w:r>
      <w:del w:id="0" w:author="Unknown Author" w:date="2017-09-06T11:28:32Z">
        <w:r>
          <w:rPr>
            <w:rFonts w:cs="Times New Roman" w:ascii="Times New Roman" w:hAnsi="Times New Roman"/>
            <w:lang w:val="fi-FI"/>
          </w:rPr>
          <w:delText>,</w:delText>
        </w:r>
      </w:del>
      <w:r>
        <w:rPr>
          <w:rFonts w:cs="Times New Roman" w:ascii="Times New Roman" w:hAnsi="Times New Roman"/>
          <w:lang w:val="fi-FI"/>
        </w:rPr>
        <w:t xml:space="preserve"> </w:t>
      </w:r>
      <w:del w:id="1" w:author="Unknown Author" w:date="2017-09-06T11:28:36Z">
        <w:r>
          <w:rPr>
            <w:rFonts w:cs="Times New Roman" w:ascii="Times New Roman" w:hAnsi="Times New Roman"/>
            <w:lang w:val="fi-FI"/>
          </w:rPr>
          <w:delText xml:space="preserve">laskennallisten </w:delText>
        </w:r>
      </w:del>
      <w:ins w:id="2" w:author="Unknown Author" w:date="2017-09-06T11:28:37Z">
        <w:r>
          <w:rPr>
            <w:rFonts w:cs="Times New Roman" w:ascii="Times New Roman" w:hAnsi="Times New Roman"/>
            <w:lang w:val="fi-FI"/>
          </w:rPr>
          <w:t xml:space="preserve">digitaalisten </w:t>
        </w:r>
      </w:ins>
      <w:r>
        <w:rPr>
          <w:rFonts w:cs="Times New Roman" w:ascii="Times New Roman" w:hAnsi="Times New Roman"/>
          <w:lang w:val="fi-FI"/>
        </w:rPr>
        <w:t xml:space="preserve">menetelmien käyttö on vielä vain harvoissa tapauksissa vaikuttanut historiantutkimuksen traditioiden ytimeen tai muokannut </w:t>
      </w:r>
      <w:del w:id="3" w:author="Unknown Author" w:date="2017-09-06T11:31:23Z">
        <w:r>
          <w:rPr>
            <w:rFonts w:cs="Times New Roman" w:ascii="Times New Roman" w:hAnsi="Times New Roman"/>
            <w:lang w:val="fi-FI"/>
          </w:rPr>
          <w:delText xml:space="preserve">historiantutkijoiden </w:delText>
        </w:r>
      </w:del>
      <w:ins w:id="4" w:author="Unknown Author" w:date="2017-09-06T11:31:25Z">
        <w:r>
          <w:rPr>
            <w:rFonts w:cs="Times New Roman" w:ascii="Times New Roman" w:hAnsi="Times New Roman"/>
            <w:lang w:val="fi-FI"/>
          </w:rPr>
          <w:t>historian alan tutkija</w:t>
        </w:r>
      </w:ins>
      <w:r>
        <w:rPr>
          <w:rFonts w:cs="Times New Roman" w:ascii="Times New Roman" w:hAnsi="Times New Roman"/>
          <w:lang w:val="fi-FI"/>
        </w:rPr>
        <w:t>koulutusta.</w:t>
      </w:r>
      <w:r>
        <w:rPr>
          <w:rStyle w:val="FootnoteAnchor"/>
          <w:rFonts w:cs="Times New Roman" w:ascii="Times New Roman" w:hAnsi="Times New Roman"/>
          <w:lang w:val="fi-FI"/>
        </w:rPr>
        <w:footnoteReference w:id="4"/>
      </w:r>
      <w:r>
        <w:rPr>
          <w:rFonts w:cs="Times New Roman" w:ascii="Times New Roman" w:hAnsi="Times New Roman"/>
          <w:lang w:val="fi-FI"/>
        </w:rPr>
        <w:t xml:space="preserve"> Digitaalisten menetelmien hyödyntämisessä historiantutkimuksessa ei kuitenkaan itsessään ole mitään uutta. </w:t>
      </w:r>
      <w:del w:id="5" w:author="Unknown Author" w:date="2017-09-06T11:33:06Z">
        <w:r>
          <w:rPr>
            <w:rFonts w:cs="Times New Roman" w:ascii="Times New Roman" w:hAnsi="Times New Roman"/>
            <w:lang w:val="fi-FI"/>
          </w:rPr>
          <w:delText xml:space="preserve">Kun digihistoriaa kartoitetaan Suomessa, vauhtia haetaan </w:delText>
        </w:r>
      </w:del>
      <w:ins w:id="6" w:author="Unknown Author" w:date="2017-09-06T11:33:07Z">
        <w:r>
          <w:rPr>
            <w:rFonts w:cs="Times New Roman" w:ascii="Times New Roman" w:hAnsi="Times New Roman"/>
            <w:lang w:val="fi-FI"/>
          </w:rPr>
          <w:t xml:space="preserve">Jo </w:t>
        </w:r>
      </w:ins>
      <w:r>
        <w:rPr>
          <w:rFonts w:cs="Times New Roman" w:ascii="Times New Roman" w:hAnsi="Times New Roman"/>
          <w:lang w:val="fi-FI"/>
        </w:rPr>
        <w:t>Viljo Rasila</w:t>
      </w:r>
      <w:del w:id="7" w:author="Unknown Author" w:date="2017-09-06T11:33:09Z">
        <w:r>
          <w:rPr>
            <w:rFonts w:cs="Times New Roman" w:ascii="Times New Roman" w:hAnsi="Times New Roman"/>
            <w:lang w:val="fi-FI"/>
          </w:rPr>
          <w:delText>sta</w:delText>
        </w:r>
      </w:del>
      <w:r>
        <w:rPr>
          <w:rFonts w:cs="Times New Roman" w:ascii="Times New Roman" w:hAnsi="Times New Roman"/>
          <w:lang w:val="fi-FI"/>
        </w:rPr>
        <w:t xml:space="preserve"> </w:t>
      </w:r>
      <w:del w:id="8" w:author="Unknown Author" w:date="2017-09-06T11:33:10Z">
        <w:r>
          <w:rPr>
            <w:rFonts w:cs="Times New Roman" w:ascii="Times New Roman" w:hAnsi="Times New Roman"/>
            <w:lang w:val="fi-FI"/>
          </w:rPr>
          <w:delText xml:space="preserve">joka </w:delText>
        </w:r>
      </w:del>
      <w:r>
        <w:rPr>
          <w:rFonts w:cs="Times New Roman" w:ascii="Times New Roman" w:hAnsi="Times New Roman"/>
          <w:lang w:val="fi-FI"/>
        </w:rPr>
        <w:t xml:space="preserve">1960-luvulla kirjoitti </w:t>
      </w:r>
      <w:del w:id="9" w:author="Unknown Author" w:date="2017-09-06T11:33:29Z">
        <w:r>
          <w:rPr>
            <w:rFonts w:cs="Times New Roman" w:ascii="Times New Roman" w:hAnsi="Times New Roman"/>
            <w:lang w:val="fi-FI"/>
          </w:rPr>
          <w:delText xml:space="preserve">historiantutkijoiden </w:delText>
        </w:r>
      </w:del>
      <w:r>
        <w:rPr>
          <w:rFonts w:cs="Times New Roman" w:ascii="Times New Roman" w:hAnsi="Times New Roman"/>
          <w:lang w:val="fi-FI"/>
        </w:rPr>
        <w:t xml:space="preserve">tietokoneiden käytöstä </w:t>
      </w:r>
      <w:ins w:id="10" w:author="Unknown Author" w:date="2017-09-06T11:33:30Z">
        <w:r>
          <w:rPr>
            <w:rFonts w:cs="Times New Roman" w:ascii="Times New Roman" w:hAnsi="Times New Roman"/>
            <w:lang w:val="fi-FI"/>
          </w:rPr>
          <w:t xml:space="preserve">historiantutkijoiden </w:t>
        </w:r>
      </w:ins>
      <w:r>
        <w:rPr>
          <w:rFonts w:cs="Times New Roman" w:ascii="Times New Roman" w:hAnsi="Times New Roman"/>
          <w:lang w:val="fi-FI"/>
        </w:rPr>
        <w:t xml:space="preserve">apuvälineenä </w:t>
      </w:r>
      <w:r>
        <w:rPr>
          <w:rFonts w:cs="Times New Roman" w:ascii="Times New Roman" w:hAnsi="Times New Roman"/>
          <w:i/>
          <w:lang w:val="fi-FI"/>
        </w:rPr>
        <w:t>Historiallisessa Aikakauskirjassa</w:t>
      </w:r>
      <w:r>
        <w:rPr>
          <w:rFonts w:cs="Times New Roman" w:ascii="Times New Roman" w:hAnsi="Times New Roman"/>
          <w:lang w:val="fi-FI"/>
        </w:rPr>
        <w:t>.</w:t>
      </w:r>
      <w:r>
        <w:rPr>
          <w:rStyle w:val="FootnoteAnchor"/>
          <w:rFonts w:cs="Times New Roman" w:ascii="Times New Roman" w:hAnsi="Times New Roman"/>
          <w:lang w:val="fi-FI"/>
        </w:rPr>
        <w:footnoteReference w:id="5"/>
      </w:r>
      <w:r>
        <w:rPr>
          <w:rFonts w:cs="Times New Roman" w:ascii="Times New Roman" w:hAnsi="Times New Roman"/>
          <w:lang w:val="fi-FI"/>
        </w:rPr>
        <w:t xml:space="preserve"> </w:t>
      </w:r>
      <w:del w:id="11" w:author="Unknown Author" w:date="2017-09-06T11:33:48Z">
        <w:r>
          <w:rPr>
            <w:rFonts w:cs="Times New Roman" w:ascii="Times New Roman" w:hAnsi="Times New Roman"/>
            <w:lang w:val="fi-FI"/>
          </w:rPr>
          <w:delText>Lisäksi esimerkiksi e</w:delText>
        </w:r>
      </w:del>
      <w:del w:id="12" w:author="Unknown Author" w:date="2017-09-06T11:52:56Z">
        <w:r>
          <w:rPr>
            <w:rFonts w:cs="Times New Roman" w:ascii="Times New Roman" w:hAnsi="Times New Roman"/>
            <w:lang w:val="fi-FI"/>
          </w:rPr>
          <w:delText>dellä k</w:delText>
        </w:r>
      </w:del>
      <w:ins w:id="13" w:author="Unknown Author" w:date="2017-09-06T11:52:56Z">
        <w:r>
          <w:rPr>
            <w:rFonts w:cs="Times New Roman" w:ascii="Times New Roman" w:hAnsi="Times New Roman"/>
            <w:lang w:val="fi-FI"/>
          </w:rPr>
          <w:t>K</w:t>
        </w:r>
      </w:ins>
      <w:r>
        <w:rPr>
          <w:rFonts w:cs="Times New Roman" w:ascii="Times New Roman" w:hAnsi="Times New Roman"/>
          <w:lang w:val="fi-FI"/>
        </w:rPr>
        <w:t>annettavasta tietokoneesta ”agenttisalkkuna” puhu</w:t>
      </w:r>
      <w:del w:id="14" w:author="Unknown Author" w:date="2017-09-06T11:53:01Z">
        <w:r>
          <w:rPr>
            <w:rFonts w:cs="Times New Roman" w:ascii="Times New Roman" w:hAnsi="Times New Roman"/>
            <w:lang w:val="fi-FI"/>
          </w:rPr>
          <w:delText>va</w:delText>
        </w:r>
      </w:del>
      <w:ins w:id="15" w:author="Unknown Author" w:date="2017-09-06T11:53:01Z">
        <w:r>
          <w:rPr>
            <w:rFonts w:cs="Times New Roman" w:ascii="Times New Roman" w:hAnsi="Times New Roman"/>
            <w:lang w:val="fi-FI"/>
          </w:rPr>
          <w:t>nut</w:t>
        </w:r>
      </w:ins>
      <w:r>
        <w:rPr>
          <w:rFonts w:cs="Times New Roman" w:ascii="Times New Roman" w:hAnsi="Times New Roman"/>
          <w:lang w:val="fi-FI"/>
        </w:rPr>
        <w:t xml:space="preserve"> Jussi T. Lappalainen jatkoi 1970- ja 1980-luvuilla tästä keskustelua Suomessa.</w:t>
      </w:r>
      <w:r>
        <w:rPr>
          <w:rStyle w:val="FootnoteAnchor"/>
          <w:rFonts w:cs="Times New Roman" w:ascii="Times New Roman" w:hAnsi="Times New Roman"/>
          <w:lang w:val="fi-FI"/>
        </w:rPr>
        <w:footnoteReference w:id="6"/>
      </w:r>
      <w:r>
        <w:rPr>
          <w:rFonts w:cs="Times New Roman" w:ascii="Times New Roman" w:hAnsi="Times New Roman"/>
          <w:lang w:val="fi-FI"/>
        </w:rPr>
        <w:t xml:space="preserve"> </w:t>
      </w:r>
      <w:del w:id="16" w:author="Unknown Author" w:date="2017-09-07T09:37:56Z">
        <w:r>
          <w:rPr>
            <w:rFonts w:cs="Times New Roman" w:ascii="Times New Roman" w:hAnsi="Times New Roman"/>
            <w:lang w:val="fi-FI"/>
          </w:rPr>
          <w:delText xml:space="preserve">Tietokoneen tai laskentamenetelmien olemassaolo </w:delText>
        </w:r>
      </w:del>
      <w:del w:id="17" w:author="Unknown Author" w:date="2017-09-06T11:34:17Z">
        <w:r>
          <w:rPr>
            <w:rFonts w:cs="Times New Roman" w:ascii="Times New Roman" w:hAnsi="Times New Roman"/>
            <w:lang w:val="fi-FI"/>
          </w:rPr>
          <w:delText>(</w:delText>
        </w:r>
      </w:del>
      <w:del w:id="18" w:author="Unknown Author" w:date="2017-09-07T09:37:56Z">
        <w:r>
          <w:rPr>
            <w:rFonts w:cs="Times New Roman" w:ascii="Times New Roman" w:hAnsi="Times New Roman"/>
            <w:lang w:val="fi-FI"/>
          </w:rPr>
          <w:delText>tai niistä keskustelu</w:delText>
        </w:r>
      </w:del>
      <w:del w:id="19" w:author="Unknown Author" w:date="2017-09-06T11:34:16Z">
        <w:r>
          <w:rPr>
            <w:rFonts w:cs="Times New Roman" w:ascii="Times New Roman" w:hAnsi="Times New Roman"/>
            <w:lang w:val="fi-FI"/>
          </w:rPr>
          <w:delText xml:space="preserve"> historiantutkimuksen yhteydessä)</w:delText>
        </w:r>
      </w:del>
      <w:del w:id="20" w:author="Unknown Author" w:date="2017-09-07T09:37:56Z">
        <w:r>
          <w:rPr>
            <w:rFonts w:cs="Times New Roman" w:ascii="Times New Roman" w:hAnsi="Times New Roman"/>
            <w:lang w:val="fi-FI"/>
          </w:rPr>
          <w:delText xml:space="preserve"> itsessään ei tietenkään riitä muuttamaan historiantutkimusta. </w:delText>
        </w:r>
      </w:del>
      <w:r>
        <w:rPr>
          <w:rFonts w:cs="Times New Roman" w:ascii="Times New Roman" w:hAnsi="Times New Roman"/>
          <w:lang w:val="fi-FI"/>
        </w:rPr>
        <w:t>Todellinen muutos syntyy</w:t>
      </w:r>
      <w:ins w:id="21" w:author="Unknown Author" w:date="2017-09-07T09:38:08Z">
        <w:r>
          <w:rPr>
            <w:rFonts w:cs="Times New Roman" w:ascii="Times New Roman" w:hAnsi="Times New Roman"/>
            <w:lang w:val="fi-FI"/>
          </w:rPr>
          <w:t xml:space="preserve"> </w:t>
        </w:r>
      </w:ins>
      <w:ins w:id="22" w:author="Unknown Author" w:date="2017-09-07T09:38:08Z">
        <w:r>
          <w:rPr>
            <w:rFonts w:cs="Times New Roman" w:ascii="Times New Roman" w:hAnsi="Times New Roman"/>
            <w:lang w:val="fi-FI"/>
          </w:rPr>
          <w:t>kuitenkin vasta silloin</w:t>
        </w:r>
      </w:ins>
      <w:r>
        <w:rPr>
          <w:rFonts w:cs="Times New Roman" w:ascii="Times New Roman" w:hAnsi="Times New Roman"/>
          <w:lang w:val="fi-FI"/>
        </w:rPr>
        <w:t xml:space="preserve">, kun uusia </w:t>
      </w:r>
      <w:ins w:id="23" w:author="Unknown Author" w:date="2017-09-07T09:38:01Z">
        <w:r>
          <w:rPr>
            <w:rFonts w:cs="Times New Roman" w:ascii="Times New Roman" w:hAnsi="Times New Roman"/>
            <w:lang w:val="fi-FI"/>
          </w:rPr>
          <w:t xml:space="preserve">datatieteen </w:t>
        </w:r>
      </w:ins>
      <w:r>
        <w:rPr>
          <w:rFonts w:cs="Times New Roman" w:ascii="Times New Roman" w:hAnsi="Times New Roman"/>
          <w:lang w:val="fi-FI"/>
        </w:rPr>
        <w:t xml:space="preserve">menetelmiä </w:t>
      </w:r>
      <w:ins w:id="24" w:author="Unknown Author" w:date="2017-09-07T09:38:59Z">
        <w:r>
          <w:rPr>
            <w:rFonts w:cs="Times New Roman" w:ascii="Times New Roman" w:hAnsi="Times New Roman"/>
            <w:lang w:val="fi-FI"/>
          </w:rPr>
          <w:t>aleta</w:t>
        </w:r>
      </w:ins>
      <w:ins w:id="25" w:author="Unknown Author" w:date="2017-09-07T09:39:00Z">
        <w:r>
          <w:rPr>
            <w:rFonts w:cs="Times New Roman" w:ascii="Times New Roman" w:hAnsi="Times New Roman"/>
            <w:lang w:val="fi-FI"/>
          </w:rPr>
          <w:t xml:space="preserve">an </w:t>
        </w:r>
      </w:ins>
      <w:r>
        <w:rPr>
          <w:rFonts w:cs="Times New Roman" w:ascii="Times New Roman" w:hAnsi="Times New Roman"/>
          <w:lang w:val="fi-FI"/>
        </w:rPr>
        <w:t>sove</w:t>
      </w:r>
      <w:del w:id="26" w:author="Unknown Author" w:date="2017-09-07T09:39:06Z">
        <w:r>
          <w:rPr>
            <w:rFonts w:cs="Times New Roman" w:ascii="Times New Roman" w:hAnsi="Times New Roman"/>
            <w:lang w:val="fi-FI"/>
          </w:rPr>
          <w:delText>lletaan</w:delText>
        </w:r>
      </w:del>
      <w:ins w:id="27" w:author="Unknown Author" w:date="2017-09-07T09:39:07Z">
        <w:r>
          <w:rPr>
            <w:rFonts w:cs="Times New Roman" w:ascii="Times New Roman" w:hAnsi="Times New Roman"/>
            <w:lang w:val="fi-FI"/>
          </w:rPr>
          <w:t>ltaa</w:t>
        </w:r>
      </w:ins>
      <w:r>
        <w:rPr>
          <w:rFonts w:cs="Times New Roman" w:ascii="Times New Roman" w:hAnsi="Times New Roman"/>
          <w:lang w:val="fi-FI"/>
        </w:rPr>
        <w:t xml:space="preserve"> </w:t>
      </w:r>
      <w:del w:id="28" w:author="Unknown Author" w:date="2017-09-06T11:56:07Z">
        <w:r>
          <w:rPr>
            <w:rFonts w:cs="Times New Roman" w:ascii="Times New Roman" w:hAnsi="Times New Roman"/>
            <w:lang w:val="fi-FI"/>
          </w:rPr>
          <w:delText xml:space="preserve">varsinaisessa </w:delText>
        </w:r>
      </w:del>
      <w:del w:id="29" w:author="Unknown Author" w:date="2017-09-06T12:13:29Z">
        <w:r>
          <w:rPr>
            <w:rFonts w:cs="Times New Roman" w:ascii="Times New Roman" w:hAnsi="Times New Roman"/>
            <w:lang w:val="fi-FI"/>
          </w:rPr>
          <w:delText xml:space="preserve">tutkimuksessa joka </w:delText>
        </w:r>
      </w:del>
      <w:del w:id="30" w:author="Unknown Author" w:date="2017-09-06T11:56:37Z">
        <w:r>
          <w:rPr>
            <w:rFonts w:cs="Times New Roman" w:ascii="Times New Roman" w:hAnsi="Times New Roman"/>
            <w:lang w:val="fi-FI"/>
          </w:rPr>
          <w:delText xml:space="preserve">samalla </w:delText>
        </w:r>
      </w:del>
      <w:del w:id="31" w:author="Unknown Author" w:date="2017-09-06T12:13:28Z">
        <w:r>
          <w:rPr>
            <w:rFonts w:cs="Times New Roman" w:ascii="Times New Roman" w:hAnsi="Times New Roman"/>
            <w:lang w:val="fi-FI"/>
          </w:rPr>
          <w:delText xml:space="preserve">rakentuu </w:delText>
        </w:r>
      </w:del>
      <w:del w:id="32" w:author="Unknown Author" w:date="2017-09-06T11:56:40Z">
        <w:r>
          <w:rPr>
            <w:rFonts w:cs="Times New Roman" w:ascii="Times New Roman" w:hAnsi="Times New Roman"/>
            <w:lang w:val="fi-FI"/>
          </w:rPr>
          <w:delText xml:space="preserve">erilaisten </w:delText>
        </w:r>
      </w:del>
      <w:ins w:id="33" w:author="Unknown Author" w:date="2017-09-06T11:56:41Z">
        <w:r>
          <w:rPr>
            <w:rFonts w:cs="Times New Roman" w:ascii="Times New Roman" w:hAnsi="Times New Roman"/>
            <w:lang w:val="fi-FI"/>
          </w:rPr>
          <w:t xml:space="preserve">aiempien </w:t>
        </w:r>
      </w:ins>
      <w:r>
        <w:rPr>
          <w:rFonts w:cs="Times New Roman" w:ascii="Times New Roman" w:hAnsi="Times New Roman"/>
          <w:lang w:val="fi-FI"/>
        </w:rPr>
        <w:t xml:space="preserve">jatkumoiden ja tutkimustraditioitten varaan. </w:t>
      </w:r>
      <w:del w:id="34" w:author="Unknown Author" w:date="2017-09-06T11:56:50Z">
        <w:r>
          <w:rPr>
            <w:rFonts w:cs="Times New Roman" w:ascii="Times New Roman" w:hAnsi="Times New Roman"/>
            <w:lang w:val="fi-FI"/>
          </w:rPr>
          <w:delText>Samaan hengenvetoon on hyvä korostaa, että d</w:delText>
        </w:r>
      </w:del>
      <w:del w:id="35" w:author="Unknown Author" w:date="2017-09-07T09:39:56Z">
        <w:r>
          <w:rPr>
            <w:rFonts w:cs="Times New Roman" w:ascii="Times New Roman" w:hAnsi="Times New Roman"/>
            <w:lang w:val="fi-FI"/>
          </w:rPr>
          <w:delText xml:space="preserve">igitaalisia </w:delText>
        </w:r>
      </w:del>
      <w:ins w:id="36" w:author="Unknown Author" w:date="2017-09-07T12:18:23Z">
        <w:r>
          <w:rPr>
            <w:rFonts w:cs="Times New Roman" w:ascii="Times New Roman" w:hAnsi="Times New Roman"/>
            <w:lang w:val="fi-FI"/>
          </w:rPr>
          <w:t>Datatiede on yleistermi, joka viittaa modernien tietojenkäsittelytieteen menetelmien kehittämiseen ja sovelluksiin laajojen digitaalisten tietoaineistojen hallinnoinnissa ja tilastollisessa analyysissä.</w:t>
        </w:r>
      </w:ins>
      <w:ins w:id="37" w:author="Unknown Author" w:date="2017-09-07T12:20:39Z">
        <w:r>
          <w:rPr>
            <w:rFonts w:cs="Times New Roman" w:ascii="Times New Roman" w:hAnsi="Times New Roman"/>
            <w:lang w:val="fi-FI"/>
          </w:rPr>
          <w:t xml:space="preserve"> </w:t>
        </w:r>
      </w:ins>
      <w:ins w:id="38" w:author="Unknown Author" w:date="2017-09-07T09:39:56Z">
        <w:r>
          <w:rPr>
            <w:rFonts w:cs="Times New Roman" w:ascii="Times New Roman" w:hAnsi="Times New Roman"/>
            <w:lang w:val="fi-FI"/>
          </w:rPr>
          <w:t xml:space="preserve">Datatieteen </w:t>
        </w:r>
      </w:ins>
      <w:r>
        <w:rPr>
          <w:rFonts w:cs="Times New Roman" w:ascii="Times New Roman" w:hAnsi="Times New Roman"/>
          <w:lang w:val="fi-FI"/>
        </w:rPr>
        <w:t xml:space="preserve">menetelmiä ja </w:t>
      </w:r>
      <w:del w:id="39" w:author="Unknown Author" w:date="2017-09-07T09:39:32Z">
        <w:r>
          <w:rPr>
            <w:rFonts w:cs="Times New Roman" w:ascii="Times New Roman" w:hAnsi="Times New Roman"/>
            <w:lang w:val="fi-FI"/>
          </w:rPr>
          <w:delText xml:space="preserve">laajoja </w:delText>
        </w:r>
      </w:del>
      <w:ins w:id="40" w:author="Unknown Author" w:date="2017-09-07T09:39:33Z">
        <w:r>
          <w:rPr>
            <w:rFonts w:cs="Times New Roman" w:ascii="Times New Roman" w:hAnsi="Times New Roman"/>
            <w:lang w:val="fi-FI"/>
          </w:rPr>
          <w:t xml:space="preserve">nopeasti </w:t>
        </w:r>
      </w:ins>
      <w:del w:id="41" w:author="Unknown Author" w:date="2017-09-07T09:40:00Z">
        <w:r>
          <w:rPr>
            <w:rFonts w:cs="Times New Roman" w:ascii="Times New Roman" w:hAnsi="Times New Roman"/>
            <w:lang w:val="fi-FI"/>
          </w:rPr>
          <w:delText>tutkimu</w:delText>
        </w:r>
      </w:del>
      <w:del w:id="42" w:author="Unknown Author" w:date="2017-09-07T09:39:52Z">
        <w:r>
          <w:rPr>
            <w:rFonts w:cs="Times New Roman" w:ascii="Times New Roman" w:hAnsi="Times New Roman"/>
            <w:lang w:val="fi-FI"/>
          </w:rPr>
          <w:delText>s</w:delText>
        </w:r>
      </w:del>
      <w:ins w:id="43" w:author="Unknown Author" w:date="2017-09-07T09:40:00Z">
        <w:r>
          <w:rPr>
            <w:rFonts w:cs="Times New Roman" w:ascii="Times New Roman" w:hAnsi="Times New Roman"/>
            <w:lang w:val="fi-FI"/>
          </w:rPr>
          <w:t xml:space="preserve">karttuvia digitaalisia </w:t>
        </w:r>
      </w:ins>
      <w:ins w:id="44" w:author="Unknown Author" w:date="2017-09-07T09:39:52Z">
        <w:r>
          <w:rPr>
            <w:rFonts w:cs="Times New Roman" w:ascii="Times New Roman" w:hAnsi="Times New Roman"/>
            <w:lang w:val="fi-FI"/>
          </w:rPr>
          <w:t>tieto</w:t>
        </w:r>
      </w:ins>
      <w:r>
        <w:rPr>
          <w:rFonts w:cs="Times New Roman" w:ascii="Times New Roman" w:hAnsi="Times New Roman"/>
          <w:lang w:val="fi-FI"/>
        </w:rPr>
        <w:t xml:space="preserve">aineistoja käytettäessä </w:t>
      </w:r>
      <w:ins w:id="45" w:author="Unknown Author" w:date="2017-09-06T11:56:56Z">
        <w:r>
          <w:rPr>
            <w:rFonts w:cs="Times New Roman" w:ascii="Times New Roman" w:hAnsi="Times New Roman"/>
            <w:lang w:val="fi-FI"/>
          </w:rPr>
          <w:t xml:space="preserve">myös </w:t>
        </w:r>
      </w:ins>
      <w:r>
        <w:rPr>
          <w:rFonts w:cs="Times New Roman" w:ascii="Times New Roman" w:hAnsi="Times New Roman"/>
          <w:lang w:val="fi-FI"/>
        </w:rPr>
        <w:t xml:space="preserve">lähdekritiikki saa uusia muotoja ja merkityksiä. </w:t>
      </w:r>
      <w:del w:id="46" w:author="Unknown Author" w:date="2017-09-06T12:19:47Z">
        <w:r>
          <w:rPr>
            <w:rFonts w:cs="Times New Roman" w:ascii="Times New Roman" w:hAnsi="Times New Roman"/>
            <w:lang w:val="fi-FI"/>
          </w:rPr>
          <w:delText>Aineistojen t</w:delText>
        </w:r>
      </w:del>
      <w:ins w:id="47" w:author="Unknown Author" w:date="2017-09-06T12:19:47Z">
        <w:r>
          <w:rPr>
            <w:rFonts w:cs="Times New Roman" w:ascii="Times New Roman" w:hAnsi="Times New Roman"/>
            <w:lang w:val="fi-FI"/>
          </w:rPr>
          <w:t>T</w:t>
        </w:r>
      </w:ins>
      <w:r>
        <w:rPr>
          <w:rFonts w:cs="Times New Roman" w:ascii="Times New Roman" w:hAnsi="Times New Roman"/>
          <w:lang w:val="fi-FI"/>
        </w:rPr>
        <w:t xml:space="preserve">ulkintaongelmat ja </w:t>
      </w:r>
      <w:del w:id="48" w:author="Unknown Author" w:date="2017-09-07T09:40:24Z">
        <w:r>
          <w:rPr>
            <w:rFonts w:cs="Times New Roman" w:ascii="Times New Roman" w:hAnsi="Times New Roman"/>
            <w:lang w:val="fi-FI"/>
          </w:rPr>
          <w:delText xml:space="preserve">mahdolliset </w:delText>
        </w:r>
      </w:del>
      <w:r>
        <w:rPr>
          <w:rFonts w:cs="Times New Roman" w:ascii="Times New Roman" w:hAnsi="Times New Roman"/>
          <w:lang w:val="fi-FI"/>
        </w:rPr>
        <w:t xml:space="preserve">virhelähteet muuttuvat yhä lukuisemmiksi ja monisyisemmiksi. </w:t>
      </w:r>
      <w:del w:id="49" w:author="Unknown Author" w:date="2017-09-06T12:20:55Z">
        <w:r>
          <w:rPr>
            <w:rFonts w:cs="Times New Roman" w:ascii="Times New Roman" w:hAnsi="Times New Roman"/>
            <w:lang w:val="fi-FI"/>
          </w:rPr>
          <w:delText>On helppo todeta, ettei</w:delText>
        </w:r>
      </w:del>
      <w:del w:id="50" w:author="Unknown Author" w:date="2017-09-06T12:20:55Z">
        <w:r>
          <w:rPr>
            <w:rFonts w:cs="Times New Roman" w:ascii="Times New Roman" w:hAnsi="Times New Roman"/>
            <w:lang w:val="fi-FI"/>
          </w:rPr>
          <w:delText xml:space="preserve"> digitaalisten elementtien myötä h</w:delText>
        </w:r>
      </w:del>
      <w:ins w:id="51" w:author="Unknown Author" w:date="2017-09-06T12:20:56Z">
        <w:r>
          <w:rPr>
            <w:rFonts w:cs="Times New Roman" w:ascii="Times New Roman" w:hAnsi="Times New Roman"/>
            <w:lang w:val="fi-FI"/>
          </w:rPr>
          <w:t>H</w:t>
        </w:r>
      </w:ins>
      <w:r>
        <w:rPr>
          <w:rFonts w:cs="Times New Roman" w:ascii="Times New Roman" w:hAnsi="Times New Roman"/>
          <w:lang w:val="fi-FI"/>
        </w:rPr>
        <w:t>istoriantutkimuksen perus</w:t>
      </w:r>
      <w:del w:id="52" w:author="Unknown Author" w:date="2017-09-07T09:41:29Z">
        <w:r>
          <w:rPr>
            <w:rFonts w:cs="Times New Roman" w:ascii="Times New Roman" w:hAnsi="Times New Roman"/>
            <w:lang w:val="fi-FI"/>
          </w:rPr>
          <w:delText>osaamisen vaatimukset</w:delText>
        </w:r>
      </w:del>
      <w:ins w:id="53" w:author="Unknown Author" w:date="2017-09-07T09:41:30Z">
        <w:r>
          <w:rPr>
            <w:rFonts w:cs="Times New Roman" w:ascii="Times New Roman" w:hAnsi="Times New Roman"/>
            <w:lang w:val="fi-FI"/>
          </w:rPr>
          <w:t>metodit</w:t>
        </w:r>
      </w:ins>
      <w:r>
        <w:rPr>
          <w:rFonts w:cs="Times New Roman" w:ascii="Times New Roman" w:hAnsi="Times New Roman"/>
          <w:lang w:val="fi-FI"/>
        </w:rPr>
        <w:t xml:space="preserve"> </w:t>
      </w:r>
      <w:ins w:id="54" w:author="Unknown Author" w:date="2017-09-06T12:20:58Z">
        <w:r>
          <w:rPr>
            <w:rFonts w:cs="Times New Roman" w:ascii="Times New Roman" w:hAnsi="Times New Roman"/>
            <w:lang w:val="fi-FI"/>
          </w:rPr>
          <w:t xml:space="preserve">eivät </w:t>
        </w:r>
      </w:ins>
      <w:ins w:id="55" w:author="Unknown Author" w:date="2017-09-06T12:21:03Z">
        <w:r>
          <w:rPr>
            <w:rFonts w:cs="Times New Roman" w:ascii="Times New Roman" w:hAnsi="Times New Roman"/>
            <w:lang w:val="fi-FI"/>
          </w:rPr>
          <w:t xml:space="preserve">silti </w:t>
        </w:r>
      </w:ins>
      <w:r>
        <w:rPr>
          <w:rFonts w:cs="Times New Roman" w:ascii="Times New Roman" w:hAnsi="Times New Roman"/>
          <w:lang w:val="fi-FI"/>
        </w:rPr>
        <w:t>tulevaisuudessa</w:t>
      </w:r>
      <w:ins w:id="56" w:author="Unknown Author" w:date="2017-09-06T12:21:01Z">
        <w:r>
          <w:rPr>
            <w:rFonts w:cs="Times New Roman" w:ascii="Times New Roman" w:hAnsi="Times New Roman"/>
            <w:lang w:val="fi-FI"/>
          </w:rPr>
          <w:t>kaan</w:t>
        </w:r>
      </w:ins>
      <w:r>
        <w:rPr>
          <w:rFonts w:cs="Times New Roman" w:ascii="Times New Roman" w:hAnsi="Times New Roman"/>
          <w:lang w:val="fi-FI"/>
        </w:rPr>
        <w:t xml:space="preserve"> katoa, </w:t>
      </w:r>
      <w:del w:id="57" w:author="Unknown Author" w:date="2017-09-06T12:21:17Z">
        <w:r>
          <w:rPr>
            <w:rFonts w:cs="Times New Roman" w:ascii="Times New Roman" w:hAnsi="Times New Roman"/>
            <w:lang w:val="fi-FI"/>
          </w:rPr>
          <w:delText xml:space="preserve">päinvastoin, </w:delText>
        </w:r>
      </w:del>
      <w:ins w:id="58" w:author="Unknown Author" w:date="2017-09-06T12:21:18Z">
        <w:r>
          <w:rPr>
            <w:rFonts w:cs="Times New Roman" w:ascii="Times New Roman" w:hAnsi="Times New Roman"/>
            <w:lang w:val="fi-FI"/>
          </w:rPr>
          <w:t xml:space="preserve">vaan </w:t>
        </w:r>
      </w:ins>
      <w:del w:id="59" w:author="Unknown Author" w:date="2017-09-06T12:21:46Z">
        <w:r>
          <w:rPr>
            <w:rFonts w:cs="Times New Roman" w:ascii="Times New Roman" w:hAnsi="Times New Roman"/>
            <w:lang w:val="fi-FI"/>
          </w:rPr>
          <w:delText xml:space="preserve">historiantutkijan </w:delText>
        </w:r>
      </w:del>
      <w:r>
        <w:rPr>
          <w:rFonts w:cs="Times New Roman" w:ascii="Times New Roman" w:hAnsi="Times New Roman"/>
          <w:lang w:val="fi-FI"/>
        </w:rPr>
        <w:t>lähdekritiikin hallinna</w:t>
      </w:r>
      <w:del w:id="60" w:author="Unknown Author" w:date="2017-09-07T09:40:40Z">
        <w:r>
          <w:rPr>
            <w:rFonts w:cs="Times New Roman" w:ascii="Times New Roman" w:hAnsi="Times New Roman"/>
            <w:lang w:val="fi-FI"/>
          </w:rPr>
          <w:delText>n</w:delText>
        </w:r>
      </w:del>
      <w:ins w:id="61" w:author="Unknown Author" w:date="2017-09-07T09:40:40Z">
        <w:r>
          <w:rPr>
            <w:rFonts w:cs="Times New Roman" w:ascii="Times New Roman" w:hAnsi="Times New Roman"/>
            <w:lang w:val="fi-FI"/>
          </w:rPr>
          <w:t>sta</w:t>
        </w:r>
      </w:ins>
      <w:r>
        <w:rPr>
          <w:rFonts w:cs="Times New Roman" w:ascii="Times New Roman" w:hAnsi="Times New Roman"/>
          <w:lang w:val="fi-FI"/>
        </w:rPr>
        <w:t xml:space="preserve"> tulee </w:t>
      </w:r>
      <w:del w:id="62" w:author="Unknown Author" w:date="2017-09-07T09:40:42Z">
        <w:r>
          <w:rPr>
            <w:rFonts w:cs="Times New Roman" w:ascii="Times New Roman" w:hAnsi="Times New Roman"/>
            <w:lang w:val="fi-FI"/>
          </w:rPr>
          <w:delText xml:space="preserve">olla </w:delText>
        </w:r>
      </w:del>
      <w:r>
        <w:rPr>
          <w:rFonts w:cs="Times New Roman" w:ascii="Times New Roman" w:hAnsi="Times New Roman"/>
          <w:lang w:val="fi-FI"/>
        </w:rPr>
        <w:t xml:space="preserve">yhä </w:t>
      </w:r>
      <w:del w:id="63" w:author="Unknown Author" w:date="2017-09-07T09:40:43Z">
        <w:r>
          <w:rPr>
            <w:rFonts w:cs="Times New Roman" w:ascii="Times New Roman" w:hAnsi="Times New Roman"/>
            <w:lang w:val="fi-FI"/>
          </w:rPr>
          <w:delText xml:space="preserve">vahvempaa </w:delText>
        </w:r>
      </w:del>
      <w:del w:id="64" w:author="Unknown Author" w:date="2017-09-06T12:22:01Z">
        <w:r>
          <w:rPr>
            <w:rFonts w:cs="Times New Roman" w:ascii="Times New Roman" w:hAnsi="Times New Roman"/>
            <w:lang w:val="fi-FI"/>
          </w:rPr>
          <w:delText xml:space="preserve">samalla kun tarvitaan </w:delText>
        </w:r>
      </w:del>
      <w:del w:id="65" w:author="Unknown Author" w:date="2017-09-06T12:21:30Z">
        <w:r>
          <w:rPr>
            <w:rFonts w:cs="Times New Roman" w:ascii="Times New Roman" w:hAnsi="Times New Roman"/>
            <w:lang w:val="fi-FI"/>
          </w:rPr>
          <w:delText xml:space="preserve">myös </w:delText>
        </w:r>
      </w:del>
      <w:ins w:id="66" w:author="Unknown Author" w:date="2017-09-07T09:40:52Z">
        <w:r>
          <w:rPr>
            <w:rFonts w:cs="Times New Roman" w:ascii="Times New Roman" w:hAnsi="Times New Roman"/>
            <w:lang w:val="fi-FI"/>
          </w:rPr>
          <w:t xml:space="preserve">merkittävämpää </w:t>
        </w:r>
      </w:ins>
      <w:del w:id="67" w:author="Unknown Author" w:date="2017-09-07T09:41:01Z">
        <w:r>
          <w:rPr>
            <w:rFonts w:cs="Times New Roman" w:ascii="Times New Roman" w:hAnsi="Times New Roman"/>
            <w:lang w:val="fi-FI"/>
          </w:rPr>
          <w:delText>laajem</w:delText>
        </w:r>
      </w:del>
      <w:del w:id="68" w:author="Unknown Author" w:date="2017-09-06T12:22:03Z">
        <w:r>
          <w:rPr>
            <w:rFonts w:cs="Times New Roman" w:ascii="Times New Roman" w:hAnsi="Times New Roman"/>
            <w:lang w:val="fi-FI"/>
          </w:rPr>
          <w:delText>paa</w:delText>
        </w:r>
      </w:del>
      <w:del w:id="69" w:author="Unknown Author" w:date="2017-09-07T09:41:01Z">
        <w:r>
          <w:rPr>
            <w:rFonts w:cs="Times New Roman" w:ascii="Times New Roman" w:hAnsi="Times New Roman"/>
            <w:lang w:val="fi-FI"/>
          </w:rPr>
          <w:delText xml:space="preserve"> </w:delText>
        </w:r>
      </w:del>
      <w:r>
        <w:rPr>
          <w:rFonts w:cs="Times New Roman" w:ascii="Times New Roman" w:hAnsi="Times New Roman"/>
          <w:lang w:val="fi-FI"/>
        </w:rPr>
        <w:t>menetelmäosaamis</w:t>
      </w:r>
      <w:del w:id="70" w:author="Unknown Author" w:date="2017-09-06T12:22:05Z">
        <w:r>
          <w:rPr>
            <w:rFonts w:cs="Times New Roman" w:ascii="Times New Roman" w:hAnsi="Times New Roman"/>
            <w:lang w:val="fi-FI"/>
          </w:rPr>
          <w:delText>ta</w:delText>
        </w:r>
      </w:del>
      <w:ins w:id="71" w:author="Unknown Author" w:date="2017-09-06T12:22:05Z">
        <w:r>
          <w:rPr>
            <w:rFonts w:cs="Times New Roman" w:ascii="Times New Roman" w:hAnsi="Times New Roman"/>
            <w:lang w:val="fi-FI"/>
          </w:rPr>
          <w:t>en rinnalla</w:t>
        </w:r>
      </w:ins>
      <w:r>
        <w:rPr>
          <w:rFonts w:cs="Times New Roman" w:ascii="Times New Roman" w:hAnsi="Times New Roman"/>
          <w:lang w:val="fi-FI"/>
        </w:rPr>
        <w:t>. Historiantutkijan koulutus alkaa toden teolla muuttua digitaalisten ihmistieteiden vaikutuksesta kun saadaan aikaan tutkimustuloksia joihin ”perinteisin” keinoin ei olisi päästy – tämä paradigman muutoksen aika ei vielä ole kokonaisvaltaisesti koittanut, mutta</w:t>
      </w:r>
      <w:del w:id="72" w:author="Unknown Author" w:date="2017-09-07T09:42:20Z">
        <w:r>
          <w:rPr>
            <w:rFonts w:cs="Times New Roman" w:ascii="Times New Roman" w:hAnsi="Times New Roman"/>
            <w:lang w:val="fi-FI"/>
          </w:rPr>
          <w:delText xml:space="preserve"> etenemme </w:delText>
        </w:r>
      </w:del>
      <w:del w:id="73" w:author="Unknown Author" w:date="2017-09-07T09:42:20Z">
        <w:r>
          <w:rPr>
            <w:rFonts w:cs="Times New Roman" w:ascii="Times New Roman" w:hAnsi="Times New Roman"/>
            <w:lang w:val="fi-FI"/>
          </w:rPr>
          <w:delText>vauhdilla sitä kohti</w:delText>
        </w:r>
      </w:del>
      <w:ins w:id="74" w:author="Unknown Author" w:date="2017-09-07T09:42:24Z">
        <w:r>
          <w:rPr>
            <w:rFonts w:cs="Times New Roman" w:ascii="Times New Roman" w:hAnsi="Times New Roman"/>
            <w:lang w:val="fi-FI"/>
          </w:rPr>
          <w:t xml:space="preserve"> etenemme </w:t>
        </w:r>
      </w:ins>
      <w:ins w:id="75" w:author="Unknown Author" w:date="2017-09-07T09:42:24Z">
        <w:r>
          <w:rPr>
            <w:rFonts w:cs="Times New Roman" w:ascii="Times New Roman" w:hAnsi="Times New Roman"/>
            <w:lang w:val="fi-FI"/>
          </w:rPr>
          <w:t xml:space="preserve">jo </w:t>
        </w:r>
      </w:ins>
      <w:ins w:id="76" w:author="Unknown Author" w:date="2017-09-07T09:42:24Z">
        <w:r>
          <w:rPr>
            <w:rFonts w:cs="Times New Roman" w:ascii="Times New Roman" w:hAnsi="Times New Roman"/>
            <w:lang w:val="fi-FI"/>
          </w:rPr>
          <w:t>vauhdilla sitä kohti</w:t>
        </w:r>
      </w:ins>
      <w:r>
        <w:rPr>
          <w:rFonts w:cs="Times New Roman" w:ascii="Times New Roman" w:hAnsi="Times New Roman"/>
          <w:lang w:val="fi-FI"/>
        </w:rPr>
        <w:t>.</w:t>
      </w:r>
    </w:p>
    <w:p>
      <w:pPr>
        <w:pStyle w:val="Normal"/>
        <w:spacing w:lineRule="auto" w:line="276"/>
        <w:rPr>
          <w:rFonts w:ascii="Times New Roman" w:hAnsi="Times New Roman" w:cs="Times New Roman"/>
          <w:lang w:val="fi-FI"/>
        </w:rPr>
      </w:pPr>
      <w:r>
        <w:rPr>
          <w:rFonts w:cs="Times New Roman" w:ascii="Times New Roman" w:hAnsi="Times New Roman"/>
          <w:lang w:val="fi-FI"/>
        </w:rPr>
      </w:r>
    </w:p>
    <w:p>
      <w:pPr>
        <w:pStyle w:val="Normal1"/>
        <w:rPr/>
      </w:pPr>
      <w:r>
        <w:rPr>
          <w:rFonts w:cs="Times New Roman" w:ascii="Times New Roman" w:hAnsi="Times New Roman"/>
          <w:sz w:val="24"/>
          <w:szCs w:val="24"/>
          <w:lang w:val="fi-FI"/>
        </w:rPr>
        <w:t>Tämä luku tarkastelee digitaalisten ihmistieteiden (</w:t>
      </w:r>
      <w:r>
        <w:rPr>
          <w:rFonts w:cs="Times New Roman" w:ascii="Times New Roman" w:hAnsi="Times New Roman"/>
          <w:i/>
          <w:sz w:val="24"/>
          <w:szCs w:val="24"/>
          <w:lang w:val="fi-FI"/>
        </w:rPr>
        <w:t>digital humanities</w:t>
      </w:r>
      <w:r>
        <w:rPr>
          <w:rFonts w:cs="Times New Roman" w:ascii="Times New Roman" w:hAnsi="Times New Roman"/>
          <w:sz w:val="24"/>
          <w:szCs w:val="24"/>
          <w:lang w:val="fi-FI"/>
        </w:rPr>
        <w:t xml:space="preserve">) merkitystä historiantutkimuksessa ja pohtii tämän </w:t>
      </w:r>
      <w:del w:id="77" w:author="Unknown Author" w:date="2017-09-06T12:23:09Z">
        <w:r>
          <w:rPr>
            <w:rFonts w:cs="Times New Roman" w:ascii="Times New Roman" w:hAnsi="Times New Roman"/>
            <w:sz w:val="24"/>
            <w:szCs w:val="24"/>
            <w:lang w:val="fi-FI"/>
          </w:rPr>
          <w:delText xml:space="preserve">lähestymistavan </w:delText>
        </w:r>
      </w:del>
      <w:r>
        <w:rPr>
          <w:rFonts w:cs="Times New Roman" w:ascii="Times New Roman" w:hAnsi="Times New Roman"/>
          <w:sz w:val="24"/>
          <w:szCs w:val="24"/>
          <w:lang w:val="fi-FI"/>
        </w:rPr>
        <w:t>suhdetta erilaisiin teoreettisiin kysymyksenasetteluihin.</w:t>
      </w:r>
      <w:r>
        <w:rPr>
          <w:rStyle w:val="FootnoteAnchor"/>
          <w:rFonts w:cs="Times New Roman" w:ascii="Times New Roman" w:hAnsi="Times New Roman"/>
          <w:sz w:val="24"/>
          <w:szCs w:val="24"/>
          <w:lang w:val="fi-FI"/>
        </w:rPr>
        <w:footnoteReference w:id="7"/>
      </w:r>
      <w:r>
        <w:rPr>
          <w:rFonts w:cs="Times New Roman" w:ascii="Times New Roman" w:hAnsi="Times New Roman"/>
          <w:sz w:val="24"/>
          <w:szCs w:val="24"/>
          <w:lang w:val="fi-FI"/>
        </w:rPr>
        <w:t xml:space="preserve"> Digitaalisilla ihmistieteillä tarkoitetaan erityisesti moderni</w:t>
      </w:r>
      <w:del w:id="78" w:author="Unknown Author" w:date="2017-09-06T12:23:31Z">
        <w:r>
          <w:rPr>
            <w:rFonts w:cs="Times New Roman" w:ascii="Times New Roman" w:hAnsi="Times New Roman"/>
            <w:sz w:val="24"/>
            <w:szCs w:val="24"/>
            <w:lang w:val="fi-FI"/>
          </w:rPr>
          <w:delText xml:space="preserve">en tietojenkäsittelymenetelmien </w:delText>
        </w:r>
      </w:del>
      <w:ins w:id="79" w:author="Unknown Author" w:date="2017-09-06T12:23:31Z">
        <w:r>
          <w:rPr>
            <w:rFonts w:cs="Times New Roman" w:ascii="Times New Roman" w:hAnsi="Times New Roman"/>
            <w:sz w:val="24"/>
            <w:szCs w:val="24"/>
            <w:lang w:val="fi-FI"/>
          </w:rPr>
          <w:t xml:space="preserve">n datatieteen </w:t>
        </w:r>
      </w:ins>
      <w:ins w:id="80" w:author="Unknown Author" w:date="2017-09-06T12:24:04Z">
        <w:r>
          <w:rPr>
            <w:rFonts w:cs="Times New Roman" w:ascii="Times New Roman" w:hAnsi="Times New Roman"/>
            <w:sz w:val="24"/>
            <w:szCs w:val="24"/>
            <w:lang w:val="fi-FI"/>
          </w:rPr>
          <w:t xml:space="preserve">ja laajojen digitaalisten tietoaineistojen </w:t>
        </w:r>
      </w:ins>
      <w:r>
        <w:rPr>
          <w:rFonts w:cs="Times New Roman" w:ascii="Times New Roman" w:hAnsi="Times New Roman"/>
          <w:sz w:val="24"/>
          <w:szCs w:val="24"/>
          <w:lang w:val="fi-FI"/>
        </w:rPr>
        <w:t>hyödyntämistä humanistis-yhteiskuntatieteellisessä tutkimuksessa</w:t>
      </w:r>
      <w:del w:id="81" w:author="Unknown Author" w:date="2017-09-06T12:24:15Z">
        <w:r>
          <w:rPr>
            <w:rFonts w:cs="Times New Roman" w:ascii="Times New Roman" w:hAnsi="Times New Roman"/>
            <w:sz w:val="24"/>
            <w:szCs w:val="24"/>
            <w:lang w:val="fi-FI"/>
          </w:rPr>
          <w:delText>, jossa käytetään laajoja lähdeaineistoja</w:delText>
        </w:r>
      </w:del>
      <w:r>
        <w:rPr>
          <w:rFonts w:cs="Times New Roman" w:ascii="Times New Roman" w:hAnsi="Times New Roman"/>
          <w:sz w:val="24"/>
          <w:szCs w:val="24"/>
          <w:lang w:val="fi-FI"/>
        </w:rPr>
        <w:t>.</w:t>
      </w:r>
      <w:r>
        <w:rPr>
          <w:rStyle w:val="FootnoteAnchor"/>
          <w:rFonts w:cs="Times New Roman" w:ascii="Times New Roman" w:hAnsi="Times New Roman"/>
          <w:sz w:val="24"/>
          <w:szCs w:val="24"/>
          <w:lang w:val="fi-FI"/>
        </w:rPr>
        <w:footnoteReference w:id="8"/>
      </w:r>
      <w:r>
        <w:rPr>
          <w:rFonts w:cs="Times New Roman" w:ascii="Times New Roman" w:hAnsi="Times New Roman"/>
          <w:sz w:val="24"/>
          <w:szCs w:val="24"/>
          <w:lang w:val="fi-FI"/>
        </w:rPr>
        <w:t xml:space="preserve"> Aineistot voivat sisältää </w:t>
      </w:r>
      <w:ins w:id="82" w:author="Unknown Author" w:date="2017-09-06T12:24:19Z">
        <w:r>
          <w:rPr>
            <w:rFonts w:cs="Times New Roman" w:ascii="Times New Roman" w:hAnsi="Times New Roman"/>
            <w:sz w:val="24"/>
            <w:szCs w:val="24"/>
            <w:lang w:val="fi-FI"/>
          </w:rPr>
          <w:t xml:space="preserve">esimerkiksi </w:t>
        </w:r>
      </w:ins>
      <w:r>
        <w:rPr>
          <w:rFonts w:cs="Times New Roman" w:ascii="Times New Roman" w:hAnsi="Times New Roman"/>
          <w:sz w:val="24"/>
          <w:szCs w:val="24"/>
          <w:lang w:val="fi-FI"/>
        </w:rPr>
        <w:t xml:space="preserve">tekstiä, kuvaa, ääntä tai liikettä. Suomen Akatemia päätyi keväällä 2015 </w:t>
      </w:r>
      <w:del w:id="83" w:author="Unknown Author" w:date="2017-09-06T12:24:58Z">
        <w:r>
          <w:rPr>
            <w:rFonts w:cs="Times New Roman" w:ascii="Times New Roman" w:hAnsi="Times New Roman"/>
            <w:sz w:val="24"/>
            <w:szCs w:val="24"/>
            <w:lang w:val="fi-FI"/>
          </w:rPr>
          <w:delText xml:space="preserve">suomennokseen </w:delText>
        </w:r>
      </w:del>
      <w:ins w:id="84" w:author="Unknown Author" w:date="2017-09-06T12:24:59Z">
        <w:r>
          <w:rPr>
            <w:rFonts w:cs="Times New Roman" w:ascii="Times New Roman" w:hAnsi="Times New Roman"/>
            <w:sz w:val="24"/>
            <w:szCs w:val="24"/>
            <w:lang w:val="fi-FI"/>
          </w:rPr>
          <w:t>käännök</w:t>
        </w:r>
      </w:ins>
      <w:ins w:id="85" w:author="Unknown Author" w:date="2017-09-06T12:25:00Z">
        <w:r>
          <w:rPr>
            <w:rFonts w:cs="Times New Roman" w:ascii="Times New Roman" w:hAnsi="Times New Roman"/>
            <w:sz w:val="24"/>
            <w:szCs w:val="24"/>
            <w:lang w:val="fi-FI"/>
          </w:rPr>
          <w:t xml:space="preserve">seen </w:t>
        </w:r>
      </w:ins>
      <w:r>
        <w:rPr>
          <w:rFonts w:cs="Times New Roman" w:ascii="Times New Roman" w:hAnsi="Times New Roman"/>
          <w:i/>
          <w:sz w:val="24"/>
          <w:szCs w:val="24"/>
          <w:lang w:val="fi-FI"/>
        </w:rPr>
        <w:t>digitaaliset ihmistieteet</w:t>
      </w:r>
      <w:r>
        <w:rPr>
          <w:rFonts w:cs="Times New Roman" w:ascii="Times New Roman" w:hAnsi="Times New Roman"/>
          <w:sz w:val="24"/>
          <w:szCs w:val="24"/>
          <w:lang w:val="fi-FI"/>
        </w:rPr>
        <w:t>, joka kattaa sekä humanistiset että yhteiskuntatieteet.</w:t>
      </w:r>
      <w:r>
        <w:rPr>
          <w:rStyle w:val="FootnoteAnchor"/>
          <w:rFonts w:cs="Times New Roman" w:ascii="Times New Roman" w:hAnsi="Times New Roman"/>
          <w:sz w:val="24"/>
          <w:szCs w:val="24"/>
          <w:lang w:val="fi-FI"/>
        </w:rPr>
        <w:footnoteReference w:id="9"/>
      </w:r>
      <w:r>
        <w:rPr>
          <w:rFonts w:cs="Times New Roman" w:ascii="Times New Roman" w:hAnsi="Times New Roman"/>
          <w:sz w:val="24"/>
          <w:lang w:val="fi-FI"/>
        </w:rPr>
        <w:t xml:space="preserve"> </w:t>
      </w:r>
    </w:p>
    <w:p>
      <w:pPr>
        <w:pStyle w:val="Normal1"/>
        <w:rPr>
          <w:rFonts w:ascii="Times New Roman" w:hAnsi="Times New Roman" w:cs="Times New Roman"/>
          <w:sz w:val="24"/>
          <w:szCs w:val="24"/>
          <w:lang w:val="fi-FI"/>
        </w:rPr>
      </w:pPr>
      <w:r>
        <w:rPr>
          <w:rFonts w:cs="Times New Roman" w:ascii="Times New Roman" w:hAnsi="Times New Roman"/>
          <w:sz w:val="24"/>
          <w:szCs w:val="24"/>
          <w:lang w:val="fi-FI"/>
        </w:rPr>
      </w:r>
    </w:p>
    <w:p>
      <w:pPr>
        <w:pStyle w:val="Normal"/>
        <w:widowControl w:val="false"/>
        <w:spacing w:lineRule="auto" w:line="276"/>
        <w:rPr/>
      </w:pPr>
      <w:del w:id="86" w:author="Unknown Author" w:date="2017-09-06T12:26:33Z">
        <w:r>
          <w:rPr>
            <w:rFonts w:cs="Times New Roman" w:ascii="Times New Roman" w:hAnsi="Times New Roman"/>
            <w:lang w:val="fi-FI"/>
          </w:rPr>
          <w:delText xml:space="preserve">Ajatuksena on tarkastella </w:delText>
        </w:r>
      </w:del>
      <w:ins w:id="87" w:author="Unknown Author" w:date="2017-09-06T12:26:33Z">
        <w:r>
          <w:rPr>
            <w:rFonts w:cs="Times New Roman" w:ascii="Times New Roman" w:hAnsi="Times New Roman"/>
            <w:lang w:val="fi-FI"/>
          </w:rPr>
          <w:t xml:space="preserve">Tarkastelemme </w:t>
        </w:r>
      </w:ins>
      <w:r>
        <w:rPr>
          <w:rFonts w:cs="Times New Roman" w:ascii="Times New Roman" w:hAnsi="Times New Roman"/>
          <w:lang w:val="fi-FI"/>
        </w:rPr>
        <w:t>mahdollisuutta muodostaa teoriaa digitaalisista ihmistieteistä historiantutkimuksessa työskentelymenetelmien, tutkimus</w:t>
      </w:r>
      <w:del w:id="88" w:author="Unknown Author" w:date="2017-09-07T09:43:15Z">
        <w:r>
          <w:rPr>
            <w:rFonts w:cs="Times New Roman" w:ascii="Times New Roman" w:hAnsi="Times New Roman"/>
            <w:lang w:val="fi-FI"/>
          </w:rPr>
          <w:delText>datan</w:delText>
        </w:r>
      </w:del>
      <w:ins w:id="89" w:author="Unknown Author" w:date="2017-09-07T09:43:15Z">
        <w:r>
          <w:rPr>
            <w:rFonts w:cs="Times New Roman" w:ascii="Times New Roman" w:hAnsi="Times New Roman"/>
            <w:lang w:val="fi-FI"/>
          </w:rPr>
          <w:t>aineistojen</w:t>
        </w:r>
      </w:ins>
      <w:r>
        <w:rPr>
          <w:rFonts w:cs="Times New Roman" w:ascii="Times New Roman" w:hAnsi="Times New Roman"/>
          <w:lang w:val="fi-FI"/>
        </w:rPr>
        <w:t xml:space="preserve"> ja monitieteisen yhteistyön näkökulmasta. </w:t>
      </w:r>
      <w:del w:id="90" w:author="Unknown Author" w:date="2017-09-06T12:27:01Z">
        <w:r>
          <w:rPr>
            <w:rFonts w:cs="Times New Roman" w:ascii="Times New Roman" w:hAnsi="Times New Roman"/>
            <w:lang w:val="fi-FI"/>
          </w:rPr>
          <w:delText xml:space="preserve">Tarkoituksena on pohtia teorian, metodien ja mallintamisen suhdetta laajojen koneluettavien aineistojen tutkimuksessa erityisesti historiantutkimuksen näkökulmasta. </w:delText>
        </w:r>
      </w:del>
      <w:r>
        <w:rPr>
          <w:rFonts w:cs="Times New Roman" w:ascii="Times New Roman" w:hAnsi="Times New Roman"/>
          <w:lang w:val="fi-FI"/>
        </w:rPr>
        <w:t xml:space="preserve">Tämä sisältää </w:t>
      </w:r>
      <w:del w:id="91" w:author="Unknown Author" w:date="2017-09-07T09:43:40Z">
        <w:r>
          <w:rPr>
            <w:rFonts w:cs="Times New Roman" w:ascii="Times New Roman" w:hAnsi="Times New Roman"/>
            <w:lang w:val="fi-FI"/>
          </w:rPr>
          <w:delText xml:space="preserve">uuden </w:delText>
        </w:r>
      </w:del>
      <w:ins w:id="92" w:author="Unknown Author" w:date="2017-09-07T09:43:40Z">
        <w:r>
          <w:rPr>
            <w:rFonts w:cs="Times New Roman" w:ascii="Times New Roman" w:hAnsi="Times New Roman"/>
            <w:lang w:val="fi-FI"/>
          </w:rPr>
          <w:t xml:space="preserve">nuoren </w:t>
        </w:r>
      </w:ins>
      <w:r>
        <w:rPr>
          <w:rFonts w:cs="Times New Roman" w:ascii="Times New Roman" w:hAnsi="Times New Roman"/>
          <w:lang w:val="fi-FI"/>
        </w:rPr>
        <w:t xml:space="preserve">tutkimusalan luonteen arvioinnin </w:t>
      </w:r>
      <w:del w:id="93" w:author="Unknown Author" w:date="2017-09-06T23:56:45Z">
        <w:r>
          <w:rPr>
            <w:rFonts w:cs="Times New Roman" w:ascii="Times New Roman" w:hAnsi="Times New Roman"/>
            <w:lang w:val="fi-FI"/>
          </w:rPr>
          <w:delText xml:space="preserve">ja erilaisten </w:delText>
        </w:r>
      </w:del>
      <w:del w:id="94" w:author="Unknown Author" w:date="2017-09-06T23:57:03Z">
        <w:r>
          <w:rPr>
            <w:rFonts w:cs="Times New Roman" w:ascii="Times New Roman" w:hAnsi="Times New Roman"/>
            <w:lang w:val="fi-FI"/>
          </w:rPr>
          <w:delText xml:space="preserve">kysymysten asetteluiden ja pohdinnan alasta apuvälineenä </w:delText>
        </w:r>
      </w:del>
      <w:ins w:id="95" w:author="Unknown Author" w:date="2017-09-06T23:57:04Z">
        <w:r>
          <w:rPr>
            <w:rFonts w:cs="Times New Roman" w:ascii="Times New Roman" w:hAnsi="Times New Roman"/>
            <w:lang w:val="fi-FI"/>
          </w:rPr>
          <w:t xml:space="preserve">suhteessa </w:t>
        </w:r>
      </w:ins>
      <w:r>
        <w:rPr>
          <w:rFonts w:cs="Times New Roman" w:ascii="Times New Roman" w:hAnsi="Times New Roman"/>
          <w:lang w:val="fi-FI"/>
        </w:rPr>
        <w:t xml:space="preserve">muuhun tutkimukseen. Lisäksi </w:t>
      </w:r>
      <w:del w:id="96" w:author="Unknown Author" w:date="2017-09-07T09:43:55Z">
        <w:r>
          <w:rPr>
            <w:rFonts w:cs="Times New Roman" w:ascii="Times New Roman" w:hAnsi="Times New Roman"/>
            <w:lang w:val="fi-FI"/>
          </w:rPr>
          <w:delText xml:space="preserve">luvussa </w:delText>
        </w:r>
      </w:del>
      <w:r>
        <w:rPr>
          <w:rFonts w:cs="Times New Roman" w:ascii="Times New Roman" w:hAnsi="Times New Roman"/>
          <w:lang w:val="fi-FI"/>
        </w:rPr>
        <w:t>pohdi</w:t>
      </w:r>
      <w:del w:id="97" w:author="Unknown Author" w:date="2017-09-07T09:43:58Z">
        <w:r>
          <w:rPr>
            <w:rFonts w:cs="Times New Roman" w:ascii="Times New Roman" w:hAnsi="Times New Roman"/>
            <w:lang w:val="fi-FI"/>
          </w:rPr>
          <w:delText xml:space="preserve">taan </w:delText>
        </w:r>
      </w:del>
      <w:ins w:id="98" w:author="Unknown Author" w:date="2017-09-07T09:43:58Z">
        <w:r>
          <w:rPr>
            <w:rFonts w:cs="Times New Roman" w:ascii="Times New Roman" w:hAnsi="Times New Roman"/>
            <w:lang w:val="fi-FI"/>
          </w:rPr>
          <w:t xml:space="preserve">mme </w:t>
        </w:r>
      </w:ins>
      <w:r>
        <w:rPr>
          <w:rFonts w:cs="Times New Roman" w:ascii="Times New Roman" w:hAnsi="Times New Roman"/>
          <w:lang w:val="fi-FI"/>
        </w:rPr>
        <w:t xml:space="preserve">uudenlaisten </w:t>
      </w:r>
      <w:ins w:id="99" w:author="Unknown Author" w:date="2017-09-06T23:57:12Z">
        <w:r>
          <w:rPr>
            <w:rFonts w:cs="Times New Roman" w:ascii="Times New Roman" w:hAnsi="Times New Roman"/>
            <w:lang w:val="fi-FI"/>
          </w:rPr>
          <w:t xml:space="preserve">menetelmien ja </w:t>
        </w:r>
      </w:ins>
      <w:r>
        <w:rPr>
          <w:rFonts w:cs="Times New Roman" w:ascii="Times New Roman" w:hAnsi="Times New Roman"/>
          <w:lang w:val="fi-FI"/>
        </w:rPr>
        <w:t>tutkimuksen piiriin saatujen lähdeaineistojen merkitystä. Heiluriliike näyttäisi vievän taas kohti aikaa jossa historiantutkimuksen linjat uudistuvat mikrohistoriallisesta otteesta kohti ”Ison Historian” näkökulmaa</w:t>
      </w:r>
      <w:del w:id="100" w:author="Unknown Author" w:date="2017-09-06T12:27:52Z">
        <w:r>
          <w:rPr>
            <w:rFonts w:cs="Times New Roman" w:ascii="Times New Roman" w:hAnsi="Times New Roman"/>
            <w:lang w:val="fi-FI"/>
          </w:rPr>
          <w:delText xml:space="preserve"> tai ovat ehkä jo uudistuneet</w:delText>
        </w:r>
      </w:del>
      <w:r>
        <w:rPr>
          <w:rFonts w:cs="Times New Roman" w:ascii="Times New Roman" w:hAnsi="Times New Roman"/>
          <w:lang w:val="fi-FI"/>
        </w:rPr>
        <w:t xml:space="preserve">. Massadata (eng. </w:t>
      </w:r>
      <w:r>
        <w:rPr>
          <w:rFonts w:cs="Times New Roman" w:ascii="Times New Roman" w:hAnsi="Times New Roman"/>
          <w:i/>
          <w:lang w:val="fi-FI"/>
        </w:rPr>
        <w:t>big data</w:t>
      </w:r>
      <w:r>
        <w:rPr>
          <w:rFonts w:cs="Times New Roman" w:ascii="Times New Roman" w:hAnsi="Times New Roman"/>
          <w:lang w:val="fi-FI"/>
        </w:rPr>
        <w:t xml:space="preserve">) –tutkimus vaatii teknisiä erityistaitoja ja välineitä, </w:t>
      </w:r>
      <w:ins w:id="101" w:author="Unknown Author" w:date="2017-09-06T12:28:06Z">
        <w:r>
          <w:rPr>
            <w:rFonts w:cs="Times New Roman" w:ascii="Times New Roman" w:hAnsi="Times New Roman"/>
            <w:lang w:val="fi-FI"/>
          </w:rPr>
          <w:t xml:space="preserve">mutta </w:t>
        </w:r>
      </w:ins>
      <w:r>
        <w:rPr>
          <w:rFonts w:cs="Times New Roman" w:ascii="Times New Roman" w:hAnsi="Times New Roman"/>
          <w:lang w:val="fi-FI"/>
        </w:rPr>
        <w:t xml:space="preserve">samalla myös tutkimustavat </w:t>
      </w:r>
      <w:del w:id="102" w:author="Unknown Author" w:date="2017-09-07T09:44:38Z">
        <w:r>
          <w:rPr>
            <w:rFonts w:cs="Times New Roman" w:ascii="Times New Roman" w:hAnsi="Times New Roman"/>
            <w:lang w:val="fi-FI"/>
          </w:rPr>
          <w:delText>väistämättä</w:delText>
        </w:r>
      </w:del>
      <w:ins w:id="103" w:author="Unknown Author" w:date="2017-09-07T09:44:39Z">
        <w:r>
          <w:rPr>
            <w:rFonts w:cs="Times New Roman" w:ascii="Times New Roman" w:hAnsi="Times New Roman"/>
            <w:lang w:val="fi-FI"/>
          </w:rPr>
          <w:t>voivat</w:t>
        </w:r>
      </w:ins>
      <w:r>
        <w:rPr>
          <w:rFonts w:cs="Times New Roman" w:ascii="Times New Roman" w:hAnsi="Times New Roman"/>
          <w:lang w:val="fi-FI"/>
        </w:rPr>
        <w:t xml:space="preserve"> yhtenäisty</w:t>
      </w:r>
      <w:del w:id="104" w:author="Unknown Author" w:date="2017-09-07T09:44:42Z">
        <w:r>
          <w:rPr>
            <w:rFonts w:cs="Times New Roman" w:ascii="Times New Roman" w:hAnsi="Times New Roman"/>
            <w:lang w:val="fi-FI"/>
          </w:rPr>
          <w:delText>v</w:delText>
        </w:r>
      </w:del>
      <w:r>
        <w:rPr>
          <w:rFonts w:cs="Times New Roman" w:ascii="Times New Roman" w:hAnsi="Times New Roman"/>
          <w:lang w:val="fi-FI"/>
        </w:rPr>
        <w:t>ä</w:t>
      </w:r>
      <w:del w:id="105" w:author="Unknown Author" w:date="2017-09-07T09:44:41Z">
        <w:r>
          <w:rPr>
            <w:rFonts w:cs="Times New Roman" w:ascii="Times New Roman" w:hAnsi="Times New Roman"/>
            <w:lang w:val="fi-FI"/>
          </w:rPr>
          <w:delText>t</w:delText>
        </w:r>
      </w:del>
      <w:r>
        <w:rPr>
          <w:rFonts w:cs="Times New Roman" w:ascii="Times New Roman" w:hAnsi="Times New Roman"/>
          <w:lang w:val="fi-FI"/>
        </w:rPr>
        <w:t>.</w:t>
      </w:r>
      <w:r>
        <w:rPr>
          <w:rStyle w:val="FootnoteAnchor"/>
          <w:rFonts w:cs="Times New Roman" w:ascii="Times New Roman" w:hAnsi="Times New Roman"/>
          <w:lang w:val="fi-FI"/>
        </w:rPr>
        <w:footnoteReference w:id="10"/>
      </w:r>
      <w:r>
        <w:rPr>
          <w:rFonts w:cs="Times New Roman" w:ascii="Times New Roman" w:hAnsi="Times New Roman"/>
          <w:lang w:val="fi-FI"/>
        </w:rPr>
        <w:t xml:space="preserve"> Punnitsemme tämän kehityksen hyviä ja huonoja puolia.</w:t>
      </w:r>
    </w:p>
    <w:p>
      <w:pPr>
        <w:pStyle w:val="Normal1"/>
        <w:rPr>
          <w:rFonts w:ascii="Times New Roman" w:hAnsi="Times New Roman" w:cs="Times New Roman"/>
          <w:sz w:val="24"/>
          <w:szCs w:val="24"/>
          <w:lang w:val="fi-FI"/>
        </w:rPr>
      </w:pPr>
      <w:r>
        <w:rPr>
          <w:rFonts w:cs="Times New Roman" w:ascii="Times New Roman" w:hAnsi="Times New Roman"/>
          <w:sz w:val="24"/>
          <w:szCs w:val="24"/>
          <w:lang w:val="fi-FI"/>
        </w:rPr>
      </w:r>
    </w:p>
    <w:p>
      <w:pPr>
        <w:pStyle w:val="Normal"/>
        <w:spacing w:lineRule="auto" w:line="276"/>
        <w:rPr/>
      </w:pPr>
      <w:r>
        <w:rPr>
          <w:rFonts w:cs="Times New Roman" w:ascii="Times New Roman" w:hAnsi="Times New Roman"/>
          <w:lang w:val="fi-FI"/>
        </w:rPr>
        <w:t xml:space="preserve">Tekstissä pohditaan myös </w:t>
      </w:r>
      <w:del w:id="106" w:author="Unknown Author" w:date="2017-09-06T12:29:16Z">
        <w:r>
          <w:rPr>
            <w:rFonts w:cs="Times New Roman" w:ascii="Times New Roman" w:hAnsi="Times New Roman"/>
            <w:lang w:val="fi-FI"/>
          </w:rPr>
          <w:delText xml:space="preserve">(niin hyvässä kuin pahassa) sitä </w:delText>
        </w:r>
      </w:del>
      <w:r>
        <w:rPr>
          <w:rFonts w:cs="Times New Roman" w:ascii="Times New Roman" w:hAnsi="Times New Roman"/>
          <w:lang w:val="fi-FI"/>
        </w:rPr>
        <w:t xml:space="preserve">kulttuurinmuutosta, jonka uudenlaisten </w:t>
      </w:r>
      <w:del w:id="107" w:author="Unknown Author" w:date="2017-09-07T00:10:47Z">
        <w:r>
          <w:rPr>
            <w:rFonts w:cs="Times New Roman" w:ascii="Times New Roman" w:hAnsi="Times New Roman"/>
            <w:lang w:val="fi-FI"/>
          </w:rPr>
          <w:delText>menetelmien</w:delText>
        </w:r>
      </w:del>
      <w:ins w:id="108" w:author="Unknown Author" w:date="2017-09-07T00:10:48Z">
        <w:r>
          <w:rPr>
            <w:rFonts w:cs="Times New Roman" w:ascii="Times New Roman" w:hAnsi="Times New Roman"/>
            <w:lang w:val="fi-FI"/>
          </w:rPr>
          <w:t>lähestymistapojen</w:t>
        </w:r>
      </w:ins>
      <w:r>
        <w:rPr>
          <w:rFonts w:cs="Times New Roman" w:ascii="Times New Roman" w:hAnsi="Times New Roman"/>
          <w:lang w:val="fi-FI"/>
        </w:rPr>
        <w:t xml:space="preserve"> käyttöönotto </w:t>
      </w:r>
      <w:del w:id="109" w:author="Unknown Author" w:date="2017-09-07T00:10:57Z">
        <w:r>
          <w:rPr>
            <w:rFonts w:cs="Times New Roman" w:ascii="Times New Roman" w:hAnsi="Times New Roman"/>
            <w:lang w:val="fi-FI"/>
          </w:rPr>
          <w:delText xml:space="preserve">voi </w:delText>
        </w:r>
      </w:del>
      <w:r>
        <w:rPr>
          <w:rFonts w:cs="Times New Roman" w:ascii="Times New Roman" w:hAnsi="Times New Roman"/>
          <w:lang w:val="fi-FI"/>
        </w:rPr>
        <w:t xml:space="preserve">synnyttää. Tietotekniikan käytöllä ei humanistisessa tutkimustraditiossa ole itseisarvoa eikä esimerkiksi pelkän aineistojen digitoinnin sinänsä katsota vielä kuuluvan alan varsinaisen tutkimuksen piiriin. Digitaalisen tutkimuksen määrittely on </w:t>
      </w:r>
      <w:del w:id="110" w:author="Unknown Author" w:date="2017-09-06T12:29:30Z">
        <w:r>
          <w:rPr>
            <w:rFonts w:cs="Times New Roman" w:ascii="Times New Roman" w:hAnsi="Times New Roman"/>
            <w:lang w:val="fi-FI"/>
          </w:rPr>
          <w:delText xml:space="preserve">kuitenkin </w:delText>
        </w:r>
      </w:del>
      <w:r>
        <w:rPr>
          <w:rFonts w:cs="Times New Roman" w:ascii="Times New Roman" w:hAnsi="Times New Roman"/>
          <w:lang w:val="fi-FI"/>
        </w:rPr>
        <w:t>haastavaa, sillä tutkimusaineistojen keruu ja järjestäminen on keskeinen – välttämätön, mutta ei riittävä – osa tieteellistä tutkimusprosessia. Monitieteisyys, jossa yhdistellään tutkimuskysymyksiä, menetelmiä ja lähdeaineistoja useiden tutkimusalojen piiristä, määrittää digitaalisten ihmistieteiden tutkimusta.</w:t>
      </w:r>
      <w:r>
        <w:rPr>
          <w:rStyle w:val="FootnoteAnchor"/>
          <w:rFonts w:cs="Times New Roman" w:ascii="Times New Roman" w:hAnsi="Times New Roman"/>
          <w:lang w:val="fi-FI"/>
        </w:rPr>
        <w:footnoteReference w:id="11"/>
      </w:r>
      <w:r>
        <w:rPr>
          <w:rFonts w:cs="Times New Roman" w:ascii="Times New Roman" w:hAnsi="Times New Roman"/>
          <w:lang w:val="fi-FI"/>
        </w:rPr>
        <w:t xml:space="preserve"> Historiantutkimuksen kannalta mielenkiintoista on erityisesti se, minkälaista uutta tutkimusta aiempien tutkimustraditioitten ydinkysymyksiin liittyen voidaan tehdä, kun käyttöön avautuu uusia aineistoja ja menetelmiä.</w:t>
      </w:r>
    </w:p>
    <w:p>
      <w:pPr>
        <w:pStyle w:val="Normal"/>
        <w:spacing w:lineRule="auto" w:line="276"/>
        <w:rPr>
          <w:rFonts w:ascii="Times New Roman" w:hAnsi="Times New Roman" w:cs="Times New Roman"/>
          <w:lang w:val="fi-FI"/>
        </w:rPr>
      </w:pPr>
      <w:r>
        <w:rPr>
          <w:rFonts w:cs="Times New Roman" w:ascii="Times New Roman" w:hAnsi="Times New Roman"/>
          <w:lang w:val="fi-FI"/>
        </w:rPr>
      </w:r>
    </w:p>
    <w:p>
      <w:pPr>
        <w:pStyle w:val="Normal"/>
        <w:spacing w:lineRule="auto" w:line="276"/>
        <w:rPr/>
      </w:pPr>
      <w:r>
        <w:rPr>
          <w:rFonts w:cs="Times New Roman" w:ascii="Times New Roman" w:hAnsi="Times New Roman"/>
          <w:lang w:val="fi-FI"/>
        </w:rPr>
        <w:t xml:space="preserve">Kärjistäen voidaan todeta, että verrattaessa esimerkiksi biotieteisiin historiasta on vuosisatojen aikana kehittynyt vahvemmin yksittäisen tutkijan henkilön ympärille rakentuva tieteenala. Tämä näkyy selvästi esimerkiksi verrattaessa </w:t>
      </w:r>
      <w:del w:id="111" w:author="Unknown Author" w:date="2017-09-07T00:36:39Z">
        <w:r>
          <w:rPr>
            <w:rFonts w:cs="Times New Roman" w:ascii="Times New Roman" w:hAnsi="Times New Roman"/>
            <w:lang w:val="fi-FI"/>
          </w:rPr>
          <w:delText xml:space="preserve">historia-alan ja luonnontieteiden </w:delText>
        </w:r>
      </w:del>
      <w:ins w:id="112" w:author="Unknown Author" w:date="2017-09-07T00:36:40Z">
        <w:r>
          <w:rPr>
            <w:rFonts w:cs="Times New Roman" w:ascii="Times New Roman" w:hAnsi="Times New Roman"/>
            <w:lang w:val="fi-FI"/>
          </w:rPr>
          <w:t xml:space="preserve">eri alojen </w:t>
        </w:r>
      </w:ins>
      <w:r>
        <w:rPr>
          <w:rFonts w:cs="Times New Roman" w:ascii="Times New Roman" w:hAnsi="Times New Roman"/>
          <w:lang w:val="fi-FI"/>
        </w:rPr>
        <w:t>julkaisumalleja. Historiankirjoitukses</w:t>
      </w:r>
      <w:del w:id="113" w:author="Unknown Author" w:date="2017-09-07T00:36:47Z">
        <w:r>
          <w:rPr>
            <w:rFonts w:cs="Times New Roman" w:ascii="Times New Roman" w:hAnsi="Times New Roman"/>
            <w:lang w:val="fi-FI"/>
          </w:rPr>
          <w:delText>t</w:delText>
        </w:r>
      </w:del>
      <w:ins w:id="114" w:author="Unknown Author" w:date="2017-09-07T00:36:47Z">
        <w:r>
          <w:rPr>
            <w:rFonts w:cs="Times New Roman" w:ascii="Times New Roman" w:hAnsi="Times New Roman"/>
            <w:lang w:val="fi-FI"/>
          </w:rPr>
          <w:t>s</w:t>
        </w:r>
      </w:ins>
      <w:r>
        <w:rPr>
          <w:rFonts w:cs="Times New Roman" w:ascii="Times New Roman" w:hAnsi="Times New Roman"/>
          <w:lang w:val="fi-FI"/>
        </w:rPr>
        <w:t xml:space="preserve">a </w:t>
      </w:r>
      <w:del w:id="115" w:author="Unknown Author" w:date="2017-09-07T00:36:51Z">
        <w:r>
          <w:rPr>
            <w:rFonts w:cs="Times New Roman" w:ascii="Times New Roman" w:hAnsi="Times New Roman"/>
            <w:lang w:val="fi-FI"/>
          </w:rPr>
          <w:delText xml:space="preserve">on muodostunut ala, jossa </w:delText>
        </w:r>
      </w:del>
      <w:r>
        <w:rPr>
          <w:rFonts w:cs="Times New Roman" w:ascii="Times New Roman" w:hAnsi="Times New Roman"/>
          <w:lang w:val="fi-FI"/>
        </w:rPr>
        <w:t>yhteisjulkaisuja ei perinteisesti arvosteta ja ihanteena on yksittäisen kirjoittajan monografia. Tämä voi johtaa erilaisiin lieveilmiöihin kuten epäsuhtiin rahoitusmalleissa.</w:t>
      </w:r>
      <w:r>
        <w:rPr>
          <w:rStyle w:val="FootnoteAnchor"/>
          <w:rFonts w:cs="Times New Roman" w:ascii="Times New Roman" w:hAnsi="Times New Roman"/>
          <w:lang w:val="fi-FI"/>
        </w:rPr>
        <w:footnoteReference w:id="12"/>
      </w:r>
      <w:r>
        <w:rPr>
          <w:rFonts w:cs="Times New Roman" w:ascii="Times New Roman" w:hAnsi="Times New Roman"/>
          <w:lang w:val="fi-FI"/>
        </w:rPr>
        <w:t xml:space="preserve"> Samalla, kun moderni luonnontieteellinen tutkimus </w:t>
      </w:r>
      <w:del w:id="116" w:author="Unknown Author" w:date="2017-09-07T00:37:11Z">
        <w:r>
          <w:rPr>
            <w:rFonts w:cs="Times New Roman" w:ascii="Times New Roman" w:hAnsi="Times New Roman"/>
            <w:lang w:val="fi-FI"/>
          </w:rPr>
          <w:delText xml:space="preserve">tuntuu yhä selväpiirteisemmin </w:delText>
        </w:r>
      </w:del>
      <w:r>
        <w:rPr>
          <w:rFonts w:cs="Times New Roman" w:ascii="Times New Roman" w:hAnsi="Times New Roman"/>
          <w:lang w:val="fi-FI"/>
        </w:rPr>
        <w:t>rakentu</w:t>
      </w:r>
      <w:del w:id="117" w:author="Unknown Author" w:date="2017-09-07T00:37:14Z">
        <w:r>
          <w:rPr>
            <w:rFonts w:cs="Times New Roman" w:ascii="Times New Roman" w:hAnsi="Times New Roman"/>
            <w:lang w:val="fi-FI"/>
          </w:rPr>
          <w:delText>van</w:delText>
        </w:r>
      </w:del>
      <w:ins w:id="118" w:author="Unknown Author" w:date="2017-09-07T00:37:15Z">
        <w:r>
          <w:rPr>
            <w:rFonts w:cs="Times New Roman" w:ascii="Times New Roman" w:hAnsi="Times New Roman"/>
            <w:lang w:val="fi-FI"/>
          </w:rPr>
          <w:t>u</w:t>
        </w:r>
      </w:ins>
      <w:r>
        <w:rPr>
          <w:rFonts w:cs="Times New Roman" w:ascii="Times New Roman" w:hAnsi="Times New Roman"/>
          <w:lang w:val="fi-FI"/>
        </w:rPr>
        <w:t xml:space="preserve"> </w:t>
      </w:r>
      <w:del w:id="119" w:author="Unknown Author" w:date="2017-09-07T00:37:21Z">
        <w:r>
          <w:rPr>
            <w:rFonts w:cs="Times New Roman" w:ascii="Times New Roman" w:hAnsi="Times New Roman"/>
            <w:lang w:val="fi-FI"/>
          </w:rPr>
          <w:delText xml:space="preserve">aikaisemman tutkimuksen ja </w:delText>
        </w:r>
      </w:del>
      <w:r>
        <w:rPr>
          <w:rFonts w:cs="Times New Roman" w:ascii="Times New Roman" w:hAnsi="Times New Roman"/>
          <w:lang w:val="fi-FI"/>
        </w:rPr>
        <w:t>monialaisen yhteistyön varaan, on historiantutkimuksessa tyypillistä, että yksittäisten tutkijoiden ja koulukuntien näkemykset voidaan kokea jopa tärkeämpinä kuin objektiivisuus ja näkökantojen tueksi esitetty tausta-aineisto. Luonnontietei</w:t>
      </w:r>
      <w:del w:id="120" w:author="Unknown Author" w:date="2017-09-06T12:49:56Z">
        <w:r>
          <w:rPr>
            <w:rFonts w:cs="Times New Roman" w:ascii="Times New Roman" w:hAnsi="Times New Roman"/>
            <w:lang w:val="fi-FI"/>
          </w:rPr>
          <w:delText>ssäkin</w:delText>
        </w:r>
      </w:del>
      <w:ins w:id="121" w:author="Unknown Author" w:date="2017-09-07T09:48:32Z">
        <w:r>
          <w:rPr>
            <w:rFonts w:cs="Times New Roman" w:ascii="Times New Roman" w:hAnsi="Times New Roman"/>
            <w:lang w:val="fi-FI"/>
          </w:rPr>
          <w:t>tä tavanomaisesti painottavissa</w:t>
        </w:r>
      </w:ins>
      <w:ins w:id="122" w:author="Unknown Author" w:date="2017-09-06T12:49:56Z">
        <w:r>
          <w:rPr>
            <w:rFonts w:cs="Times New Roman" w:ascii="Times New Roman" w:hAnsi="Times New Roman"/>
            <w:lang w:val="fi-FI"/>
          </w:rPr>
          <w:t xml:space="preserve"> </w:t>
        </w:r>
      </w:ins>
      <w:ins w:id="123" w:author="Unknown Author" w:date="2017-09-06T12:50:02Z">
        <w:r>
          <w:rPr>
            <w:rFonts w:cs="Times New Roman" w:ascii="Times New Roman" w:hAnsi="Times New Roman"/>
            <w:lang w:val="fi-FI"/>
          </w:rPr>
          <w:t>sovellu</w:t>
        </w:r>
      </w:ins>
      <w:ins w:id="124" w:author="Unknown Author" w:date="2017-09-07T09:48:00Z">
        <w:r>
          <w:rPr>
            <w:rFonts w:cs="Times New Roman" w:ascii="Times New Roman" w:hAnsi="Times New Roman"/>
            <w:lang w:val="fi-FI"/>
          </w:rPr>
          <w:t xml:space="preserve">ksissa, </w:t>
        </w:r>
      </w:ins>
      <w:ins w:id="125" w:author="Unknown Author" w:date="2017-09-07T09:48:00Z">
        <w:r>
          <w:rPr>
            <w:rFonts w:cs="Times New Roman" w:ascii="Times New Roman" w:hAnsi="Times New Roman"/>
            <w:lang w:val="fi-FI"/>
          </w:rPr>
          <w:t xml:space="preserve">vaikkapa </w:t>
        </w:r>
      </w:ins>
      <w:ins w:id="126" w:author="Unknown Author" w:date="2017-09-07T09:48:00Z">
        <w:r>
          <w:rPr>
            <w:rFonts w:cs="Times New Roman" w:ascii="Times New Roman" w:hAnsi="Times New Roman"/>
            <w:lang w:val="fi-FI"/>
          </w:rPr>
          <w:t>luonnonsuojelun alalla,</w:t>
        </w:r>
      </w:ins>
      <w:r>
        <w:rPr>
          <w:rFonts w:cs="Times New Roman" w:ascii="Times New Roman" w:hAnsi="Times New Roman"/>
          <w:lang w:val="fi-FI"/>
        </w:rPr>
        <w:t xml:space="preserve"> voitaisiin </w:t>
      </w:r>
      <w:del w:id="127" w:author="Unknown Author" w:date="2017-09-06T12:50:13Z">
        <w:r>
          <w:rPr>
            <w:rFonts w:cs="Times New Roman" w:ascii="Times New Roman" w:hAnsi="Times New Roman"/>
            <w:lang w:val="fi-FI"/>
          </w:rPr>
          <w:delText xml:space="preserve">tutkimuskohteesta riippuen </w:delText>
        </w:r>
      </w:del>
      <w:r>
        <w:rPr>
          <w:rFonts w:cs="Times New Roman" w:ascii="Times New Roman" w:hAnsi="Times New Roman"/>
          <w:lang w:val="fi-FI"/>
        </w:rPr>
        <w:t>toki hyödyntää runsaammin humanistien osaamista</w:t>
      </w:r>
      <w:del w:id="128" w:author="Unknown Author" w:date="2017-09-07T09:48:19Z">
        <w:r>
          <w:rPr>
            <w:rFonts w:cs="Times New Roman" w:ascii="Times New Roman" w:hAnsi="Times New Roman"/>
            <w:lang w:val="fi-FI"/>
          </w:rPr>
          <w:delText xml:space="preserve"> </w:delText>
        </w:r>
      </w:del>
      <w:del w:id="129" w:author="Unknown Author" w:date="2017-09-06T12:34:33Z">
        <w:r>
          <w:rPr>
            <w:rFonts w:cs="Times New Roman" w:ascii="Times New Roman" w:hAnsi="Times New Roman"/>
            <w:lang w:val="fi-FI"/>
          </w:rPr>
          <w:delText xml:space="preserve">esimerkiksi </w:delText>
        </w:r>
      </w:del>
      <w:del w:id="130" w:author="Unknown Author" w:date="2017-09-07T09:48:09Z">
        <w:r>
          <w:rPr>
            <w:rFonts w:cs="Times New Roman" w:ascii="Times New Roman" w:hAnsi="Times New Roman"/>
            <w:lang w:val="fi-FI"/>
          </w:rPr>
          <w:delText>luonnonsuojelun alalla</w:delText>
        </w:r>
      </w:del>
      <w:r>
        <w:rPr>
          <w:rFonts w:cs="Times New Roman" w:ascii="Times New Roman" w:hAnsi="Times New Roman"/>
          <w:lang w:val="fi-FI"/>
        </w:rPr>
        <w:t xml:space="preserve">. Humanistisessa tutkimuksessa </w:t>
      </w:r>
      <w:del w:id="131" w:author="Unknown Author" w:date="2017-09-06T12:50:40Z">
        <w:r>
          <w:rPr>
            <w:rFonts w:cs="Times New Roman" w:ascii="Times New Roman" w:hAnsi="Times New Roman"/>
            <w:lang w:val="fi-FI"/>
          </w:rPr>
          <w:delText xml:space="preserve">erityisen </w:delText>
        </w:r>
      </w:del>
      <w:r>
        <w:rPr>
          <w:rFonts w:cs="Times New Roman" w:ascii="Times New Roman" w:hAnsi="Times New Roman"/>
          <w:lang w:val="fi-FI"/>
        </w:rPr>
        <w:t xml:space="preserve">tärkeää roolia näyttelee </w:t>
      </w:r>
      <w:del w:id="132" w:author="Unknown Author" w:date="2017-09-06T12:51:14Z">
        <w:r>
          <w:rPr>
            <w:rFonts w:cs="Times New Roman" w:ascii="Times New Roman" w:hAnsi="Times New Roman"/>
            <w:lang w:val="fi-FI"/>
          </w:rPr>
          <w:delText xml:space="preserve">havaintojen tulkinta ja </w:delText>
        </w:r>
      </w:del>
      <w:r>
        <w:rPr>
          <w:rFonts w:cs="Times New Roman" w:ascii="Times New Roman" w:hAnsi="Times New Roman"/>
          <w:lang w:val="fi-FI"/>
        </w:rPr>
        <w:t xml:space="preserve">hermeneuttisen otteen merkitys. Siinä, missä luonnontieteet </w:t>
      </w:r>
      <w:del w:id="133" w:author="Unknown Author" w:date="2017-09-07T00:11:44Z">
        <w:r>
          <w:rPr>
            <w:rFonts w:cs="Times New Roman" w:ascii="Times New Roman" w:hAnsi="Times New Roman"/>
            <w:lang w:val="fi-FI"/>
          </w:rPr>
          <w:delText xml:space="preserve">pyrkivät </w:delText>
        </w:r>
      </w:del>
      <w:del w:id="134" w:author="Unknown Author" w:date="2017-09-06T12:36:24Z">
        <w:r>
          <w:rPr>
            <w:rFonts w:cs="Times New Roman" w:ascii="Times New Roman" w:hAnsi="Times New Roman"/>
            <w:lang w:val="fi-FI"/>
          </w:rPr>
          <w:delText>ilmiöiden yleiseen mallintamiseen</w:delText>
        </w:r>
      </w:del>
      <w:ins w:id="135" w:author="Unknown Author" w:date="2017-09-06T12:36:25Z">
        <w:r>
          <w:rPr>
            <w:rFonts w:cs="Times New Roman" w:ascii="Times New Roman" w:hAnsi="Times New Roman"/>
            <w:lang w:val="fi-FI"/>
          </w:rPr>
          <w:t>kuvaa</w:t>
        </w:r>
      </w:ins>
      <w:ins w:id="136" w:author="Unknown Author" w:date="2017-09-06T12:36:25Z">
        <w:r>
          <w:rPr>
            <w:rFonts w:cs="Times New Roman" w:ascii="Times New Roman" w:hAnsi="Times New Roman"/>
            <w:lang w:val="fi-FI"/>
          </w:rPr>
          <w:t>vat</w:t>
        </w:r>
      </w:ins>
      <w:ins w:id="137" w:author="Unknown Author" w:date="2017-09-06T12:36:25Z">
        <w:r>
          <w:rPr>
            <w:rFonts w:cs="Times New Roman" w:ascii="Times New Roman" w:hAnsi="Times New Roman"/>
            <w:lang w:val="fi-FI"/>
          </w:rPr>
          <w:t xml:space="preserve"> universaaleja lainalaisuuksia</w:t>
        </w:r>
      </w:ins>
      <w:r>
        <w:rPr>
          <w:rFonts w:cs="Times New Roman" w:ascii="Times New Roman" w:hAnsi="Times New Roman"/>
          <w:lang w:val="fi-FI"/>
        </w:rPr>
        <w:t xml:space="preserve">, humanistisessa tutkimuksessa ilmiöiden omalaatuisuus ja tulkinnallinen monimielisyys näyttelee keskeistä roolia. Miten säilyttää tämä humanismin ydin lisäten kuitenkin samalla keskustelun koheesiota </w:t>
      </w:r>
      <w:del w:id="138" w:author="Unknown Author" w:date="2017-09-06T12:37:00Z">
        <w:r>
          <w:rPr>
            <w:rFonts w:cs="Times New Roman" w:ascii="Times New Roman" w:hAnsi="Times New Roman"/>
            <w:lang w:val="fi-FI"/>
          </w:rPr>
          <w:delText xml:space="preserve">konteksteja reippaasti </w:delText>
        </w:r>
      </w:del>
      <w:del w:id="139" w:author="Unknown Author" w:date="2017-09-06T12:36:59Z">
        <w:r>
          <w:rPr>
            <w:rFonts w:cs="Times New Roman" w:ascii="Times New Roman" w:hAnsi="Times New Roman"/>
            <w:lang w:val="fi-FI"/>
          </w:rPr>
          <w:delText>laajentaen</w:delText>
        </w:r>
      </w:del>
      <w:ins w:id="140" w:author="Unknown Author" w:date="2017-09-06T12:37:01Z">
        <w:r>
          <w:rPr>
            <w:rFonts w:cs="Times New Roman" w:ascii="Times New Roman" w:hAnsi="Times New Roman"/>
            <w:lang w:val="fi-FI"/>
          </w:rPr>
          <w:t>ja laajuutta</w:t>
        </w:r>
      </w:ins>
      <w:r>
        <w:rPr>
          <w:rFonts w:cs="Times New Roman" w:ascii="Times New Roman" w:hAnsi="Times New Roman"/>
          <w:lang w:val="fi-FI"/>
        </w:rPr>
        <w:t>? Tämä on yksi historiantutkimuksen tulevaisuuden keskeisistä haasteista.</w:t>
      </w:r>
    </w:p>
    <w:p>
      <w:pPr>
        <w:pStyle w:val="Normal"/>
        <w:spacing w:lineRule="auto" w:line="276"/>
        <w:rPr>
          <w:rFonts w:ascii="Times New Roman" w:hAnsi="Times New Roman" w:cs="Times New Roman"/>
          <w:b/>
          <w:b/>
          <w:lang w:val="fi-FI"/>
        </w:rPr>
      </w:pPr>
      <w:r>
        <w:rPr>
          <w:rFonts w:cs="Times New Roman" w:ascii="Times New Roman" w:hAnsi="Times New Roman"/>
          <w:b/>
          <w:lang w:val="fi-FI"/>
        </w:rPr>
      </w:r>
    </w:p>
    <w:p>
      <w:pPr>
        <w:pStyle w:val="Normal"/>
        <w:numPr>
          <w:ilvl w:val="0"/>
          <w:numId w:val="0"/>
        </w:numPr>
        <w:spacing w:lineRule="auto" w:line="276"/>
        <w:outlineLvl w:val="0"/>
        <w:rPr>
          <w:rFonts w:ascii="Times New Roman" w:hAnsi="Times New Roman" w:cs="Times New Roman"/>
          <w:b/>
          <w:b/>
          <w:lang w:val="fi-FI"/>
        </w:rPr>
      </w:pPr>
      <w:r>
        <w:rPr>
          <w:rFonts w:cs="Times New Roman" w:ascii="Times New Roman" w:hAnsi="Times New Roman"/>
          <w:b/>
          <w:lang w:val="fi-FI"/>
        </w:rPr>
        <w:t>Digitaalisuus historiantutkimuksessa</w:t>
      </w:r>
    </w:p>
    <w:p>
      <w:pPr>
        <w:pStyle w:val="Normal"/>
        <w:spacing w:lineRule="auto" w:line="276"/>
        <w:rPr>
          <w:rFonts w:ascii="Times New Roman" w:hAnsi="Times New Roman" w:cs="Times New Roman"/>
          <w:lang w:val="fi-FI"/>
        </w:rPr>
      </w:pPr>
      <w:r>
        <w:rPr>
          <w:rFonts w:cs="Times New Roman" w:ascii="Times New Roman" w:hAnsi="Times New Roman"/>
          <w:lang w:val="fi-FI"/>
        </w:rPr>
      </w:r>
    </w:p>
    <w:p>
      <w:pPr>
        <w:pStyle w:val="Normal"/>
        <w:spacing w:lineRule="auto" w:line="276"/>
        <w:rPr>
          <w:rFonts w:ascii="Times New Roman" w:hAnsi="Times New Roman" w:cs="Times New Roman"/>
          <w:lang w:val="fi-FI"/>
        </w:rPr>
      </w:pPr>
      <w:r>
        <w:rPr>
          <w:rFonts w:cs="Times New Roman" w:ascii="Times New Roman" w:hAnsi="Times New Roman"/>
          <w:lang w:val="fi-FI"/>
        </w:rPr>
        <w:t>Miksi tulisi puhua digitaalisista ihmistieteistä tai digitaalisesta historiantutkimuksesta ja pyrkiä määrittelemään, mihin näillä termeillä viitataan?</w:t>
      </w:r>
      <w:r>
        <w:rPr>
          <w:rStyle w:val="FootnoteAnchor"/>
          <w:rFonts w:cs="Times New Roman" w:ascii="Times New Roman" w:hAnsi="Times New Roman"/>
          <w:lang w:val="fi-FI"/>
        </w:rPr>
        <w:footnoteReference w:id="13"/>
      </w:r>
      <w:r>
        <w:rPr>
          <w:rFonts w:cs="Times New Roman" w:ascii="Times New Roman" w:hAnsi="Times New Roman"/>
          <w:lang w:val="fi-FI"/>
        </w:rPr>
        <w:t xml:space="preserve"> </w:t>
      </w:r>
      <w:del w:id="141" w:author="Unknown Author" w:date="2017-09-06T18:48:35Z">
        <w:r>
          <w:rPr>
            <w:rFonts w:cs="Times New Roman" w:ascii="Times New Roman" w:hAnsi="Times New Roman"/>
            <w:lang w:val="fi-FI"/>
          </w:rPr>
          <w:delText>Lähtökohtana nykyiseen keskusteluun on se, ett</w:delText>
        </w:r>
      </w:del>
      <w:del w:id="142" w:author="Unknown Author" w:date="2017-09-06T16:28:25Z">
        <w:r>
          <w:rPr>
            <w:rFonts w:cs="Times New Roman" w:ascii="Times New Roman" w:hAnsi="Times New Roman"/>
            <w:lang w:val="fi-FI"/>
          </w:rPr>
          <w:delText>ä</w:delText>
        </w:r>
      </w:del>
      <w:del w:id="143" w:author="Unknown Author" w:date="2017-09-06T18:48:35Z">
        <w:r>
          <w:rPr>
            <w:rFonts w:cs="Times New Roman" w:ascii="Times New Roman" w:hAnsi="Times New Roman"/>
            <w:lang w:val="fi-FI"/>
          </w:rPr>
          <w:delText xml:space="preserve"> digitaalisuus </w:delText>
        </w:r>
      </w:del>
      <w:del w:id="144" w:author="Unknown Author" w:date="2017-09-06T16:28:57Z">
        <w:r>
          <w:rPr>
            <w:rFonts w:cs="Times New Roman" w:ascii="Times New Roman" w:hAnsi="Times New Roman"/>
            <w:lang w:val="fi-FI"/>
          </w:rPr>
          <w:delText xml:space="preserve">ei tule </w:delText>
        </w:r>
      </w:del>
      <w:del w:id="145" w:author="Unknown Author" w:date="2017-09-06T16:29:00Z">
        <w:r>
          <w:rPr>
            <w:rFonts w:cs="Times New Roman" w:ascii="Times New Roman" w:hAnsi="Times New Roman"/>
            <w:lang w:val="fi-FI"/>
          </w:rPr>
          <w:delText xml:space="preserve">poistamaan </w:delText>
        </w:r>
      </w:del>
      <w:del w:id="146" w:author="Unknown Author" w:date="2017-09-06T16:28:32Z">
        <w:r>
          <w:rPr>
            <w:rFonts w:cs="Times New Roman" w:ascii="Times New Roman" w:hAnsi="Times New Roman"/>
            <w:lang w:val="fi-FI"/>
          </w:rPr>
          <w:delText xml:space="preserve">tarvetta </w:delText>
        </w:r>
      </w:del>
      <w:del w:id="147" w:author="Unknown Author" w:date="2017-09-06T18:48:35Z">
        <w:r>
          <w:rPr>
            <w:rFonts w:cs="Times New Roman" w:ascii="Times New Roman" w:hAnsi="Times New Roman"/>
            <w:lang w:val="fi-FI"/>
          </w:rPr>
          <w:delText>perinteis</w:delText>
        </w:r>
      </w:del>
      <w:del w:id="148" w:author="Unknown Author" w:date="2017-09-06T16:29:13Z">
        <w:r>
          <w:rPr>
            <w:rFonts w:cs="Times New Roman" w:ascii="Times New Roman" w:hAnsi="Times New Roman"/>
            <w:lang w:val="fi-FI"/>
          </w:rPr>
          <w:delText>e</w:delText>
        </w:r>
      </w:del>
      <w:del w:id="149" w:author="Unknown Author" w:date="2017-09-06T16:28:33Z">
        <w:r>
          <w:rPr>
            <w:rFonts w:cs="Times New Roman" w:ascii="Times New Roman" w:hAnsi="Times New Roman"/>
            <w:lang w:val="fi-FI"/>
          </w:rPr>
          <w:delText>lle</w:delText>
        </w:r>
      </w:del>
      <w:del w:id="150" w:author="Unknown Author" w:date="2017-09-06T18:48:35Z">
        <w:r>
          <w:rPr>
            <w:rFonts w:cs="Times New Roman" w:ascii="Times New Roman" w:hAnsi="Times New Roman"/>
            <w:lang w:val="fi-FI"/>
          </w:rPr>
          <w:delText xml:space="preserve"> histori</w:delText>
        </w:r>
      </w:del>
      <w:del w:id="151" w:author="Unknown Author" w:date="2017-09-06T16:29:18Z">
        <w:r>
          <w:rPr>
            <w:rFonts w:cs="Times New Roman" w:ascii="Times New Roman" w:hAnsi="Times New Roman"/>
            <w:lang w:val="fi-FI"/>
          </w:rPr>
          <w:delText>antutkijan</w:delText>
        </w:r>
      </w:del>
      <w:del w:id="152" w:author="Unknown Author" w:date="2017-09-06T18:48:35Z">
        <w:r>
          <w:rPr>
            <w:rFonts w:cs="Times New Roman" w:ascii="Times New Roman" w:hAnsi="Times New Roman"/>
            <w:lang w:val="fi-FI"/>
          </w:rPr>
          <w:delText xml:space="preserve"> koulutu</w:delText>
        </w:r>
      </w:del>
      <w:del w:id="153" w:author="Unknown Author" w:date="2017-09-06T16:29:03Z">
        <w:r>
          <w:rPr>
            <w:rFonts w:cs="Times New Roman" w:ascii="Times New Roman" w:hAnsi="Times New Roman"/>
            <w:lang w:val="fi-FI"/>
          </w:rPr>
          <w:delText>kse</w:delText>
        </w:r>
      </w:del>
      <w:del w:id="154" w:author="Unknown Author" w:date="2017-09-06T16:28:35Z">
        <w:r>
          <w:rPr>
            <w:rFonts w:cs="Times New Roman" w:ascii="Times New Roman" w:hAnsi="Times New Roman"/>
            <w:lang w:val="fi-FI"/>
          </w:rPr>
          <w:delText>lle</w:delText>
        </w:r>
      </w:del>
      <w:del w:id="155" w:author="Unknown Author" w:date="2017-09-06T18:48:35Z">
        <w:r>
          <w:rPr>
            <w:rFonts w:cs="Times New Roman" w:ascii="Times New Roman" w:hAnsi="Times New Roman"/>
            <w:lang w:val="fi-FI"/>
          </w:rPr>
          <w:delText xml:space="preserve">, jonka ytimessä on tietyn tutkimusalueen perusteellinen </w:delText>
        </w:r>
      </w:del>
      <w:del w:id="156" w:author="Unknown Author" w:date="2017-09-06T12:52:54Z">
        <w:r>
          <w:rPr>
            <w:rFonts w:cs="Times New Roman" w:ascii="Times New Roman" w:hAnsi="Times New Roman"/>
            <w:lang w:val="fi-FI"/>
          </w:rPr>
          <w:delText xml:space="preserve">kokonaisvaltainen </w:delText>
        </w:r>
      </w:del>
      <w:del w:id="157" w:author="Unknown Author" w:date="2017-09-06T18:48:35Z">
        <w:r>
          <w:rPr>
            <w:rFonts w:cs="Times New Roman" w:ascii="Times New Roman" w:hAnsi="Times New Roman"/>
            <w:lang w:val="fi-FI"/>
          </w:rPr>
          <w:delText>tuntemus</w:delText>
        </w:r>
      </w:del>
      <w:del w:id="158" w:author="Unknown Author" w:date="2017-09-06T12:52:58Z">
        <w:r>
          <w:rPr>
            <w:rFonts w:cs="Times New Roman" w:ascii="Times New Roman" w:hAnsi="Times New Roman"/>
            <w:lang w:val="fi-FI"/>
          </w:rPr>
          <w:delText xml:space="preserve"> ja lähdekriittisyys</w:delText>
        </w:r>
      </w:del>
      <w:del w:id="159" w:author="Unknown Author" w:date="2017-09-06T18:48:35Z">
        <w:r>
          <w:rPr>
            <w:rFonts w:cs="Times New Roman" w:ascii="Times New Roman" w:hAnsi="Times New Roman"/>
            <w:lang w:val="fi-FI"/>
          </w:rPr>
          <w:delText xml:space="preserve">. </w:delText>
        </w:r>
      </w:del>
      <w:del w:id="160" w:author="Unknown Author" w:date="2017-09-06T12:53:01Z">
        <w:r>
          <w:rPr>
            <w:rFonts w:cs="Times New Roman" w:ascii="Times New Roman" w:hAnsi="Times New Roman"/>
            <w:lang w:val="fi-FI"/>
          </w:rPr>
          <w:delText>Usein t</w:delText>
        </w:r>
      </w:del>
      <w:ins w:id="161" w:author="Unknown Author" w:date="2017-09-06T12:53:01Z">
        <w:r>
          <w:rPr>
            <w:rFonts w:cs="Times New Roman" w:ascii="Times New Roman" w:hAnsi="Times New Roman"/>
            <w:lang w:val="fi-FI"/>
          </w:rPr>
          <w:t>T</w:t>
        </w:r>
      </w:ins>
      <w:r>
        <w:rPr>
          <w:rFonts w:cs="Times New Roman" w:ascii="Times New Roman" w:hAnsi="Times New Roman"/>
          <w:lang w:val="fi-FI"/>
        </w:rPr>
        <w:t>ilastolli</w:t>
      </w:r>
      <w:del w:id="162" w:author="Unknown Author" w:date="2017-09-06T12:53:10Z">
        <w:r>
          <w:rPr>
            <w:rFonts w:cs="Times New Roman" w:ascii="Times New Roman" w:hAnsi="Times New Roman"/>
            <w:lang w:val="fi-FI"/>
          </w:rPr>
          <w:delText>nen</w:delText>
        </w:r>
      </w:del>
      <w:ins w:id="163" w:author="Unknown Author" w:date="2017-09-06T12:53:10Z">
        <w:r>
          <w:rPr>
            <w:rFonts w:cs="Times New Roman" w:ascii="Times New Roman" w:hAnsi="Times New Roman"/>
            <w:lang w:val="fi-FI"/>
          </w:rPr>
          <w:t>sten menetelmien</w:t>
        </w:r>
      </w:ins>
      <w:r>
        <w:rPr>
          <w:rFonts w:cs="Times New Roman" w:ascii="Times New Roman" w:hAnsi="Times New Roman"/>
          <w:lang w:val="fi-FI"/>
        </w:rPr>
        <w:t xml:space="preserve"> </w:t>
      </w:r>
      <w:del w:id="164" w:author="Unknown Author" w:date="2017-09-06T12:53:14Z">
        <w:r>
          <w:rPr>
            <w:rFonts w:cs="Times New Roman" w:ascii="Times New Roman" w:hAnsi="Times New Roman"/>
            <w:lang w:val="fi-FI"/>
          </w:rPr>
          <w:delText xml:space="preserve">osaaminen </w:delText>
        </w:r>
      </w:del>
      <w:ins w:id="165" w:author="Unknown Author" w:date="2017-09-06T12:53:14Z">
        <w:r>
          <w:rPr>
            <w:rFonts w:cs="Times New Roman" w:ascii="Times New Roman" w:hAnsi="Times New Roman"/>
            <w:lang w:val="fi-FI"/>
          </w:rPr>
          <w:t xml:space="preserve">hallinta </w:t>
        </w:r>
      </w:ins>
      <w:r>
        <w:rPr>
          <w:rFonts w:cs="Times New Roman" w:ascii="Times New Roman" w:hAnsi="Times New Roman"/>
          <w:lang w:val="fi-FI"/>
        </w:rPr>
        <w:t xml:space="preserve">ei voi korvata </w:t>
      </w:r>
      <w:del w:id="166" w:author="Unknown Author" w:date="2017-09-06T12:53:21Z">
        <w:r>
          <w:rPr>
            <w:rFonts w:cs="Times New Roman" w:ascii="Times New Roman" w:hAnsi="Times New Roman"/>
            <w:lang w:val="fi-FI"/>
          </w:rPr>
          <w:delText xml:space="preserve">aikaisemmin kartutettua </w:delText>
        </w:r>
      </w:del>
      <w:ins w:id="167" w:author="Unknown Author" w:date="2017-09-06T12:53:22Z">
        <w:r>
          <w:rPr>
            <w:rFonts w:cs="Times New Roman" w:ascii="Times New Roman" w:hAnsi="Times New Roman"/>
            <w:lang w:val="fi-FI"/>
          </w:rPr>
          <w:t xml:space="preserve">sovellusalaan liittyvää </w:t>
        </w:r>
      </w:ins>
      <w:del w:id="168" w:author="Unknown Author" w:date="2017-09-06T12:53:26Z">
        <w:r>
          <w:rPr>
            <w:rFonts w:cs="Times New Roman" w:ascii="Times New Roman" w:hAnsi="Times New Roman"/>
            <w:lang w:val="fi-FI"/>
          </w:rPr>
          <w:delText>ammattitaitoa</w:delText>
        </w:r>
      </w:del>
      <w:ins w:id="169" w:author="Unknown Author" w:date="2017-09-06T12:53:26Z">
        <w:r>
          <w:rPr>
            <w:rFonts w:cs="Times New Roman" w:ascii="Times New Roman" w:hAnsi="Times New Roman"/>
            <w:lang w:val="fi-FI"/>
          </w:rPr>
          <w:t>asiantuntemusta</w:t>
        </w:r>
      </w:ins>
      <w:r>
        <w:rPr>
          <w:rFonts w:cs="Times New Roman" w:ascii="Times New Roman" w:hAnsi="Times New Roman"/>
          <w:lang w:val="fi-FI"/>
        </w:rPr>
        <w:t xml:space="preserve">, mutta voi täydentää </w:t>
      </w:r>
      <w:del w:id="170" w:author="Unknown Author" w:date="2017-09-06T12:53:34Z">
        <w:r>
          <w:rPr>
            <w:rFonts w:cs="Times New Roman" w:ascii="Times New Roman" w:hAnsi="Times New Roman"/>
            <w:lang w:val="fi-FI"/>
          </w:rPr>
          <w:delText xml:space="preserve">muuta osaamista ja </w:delText>
        </w:r>
      </w:del>
      <w:ins w:id="171" w:author="Unknown Author" w:date="2017-09-06T12:53:34Z">
        <w:r>
          <w:rPr>
            <w:rFonts w:cs="Times New Roman" w:ascii="Times New Roman" w:hAnsi="Times New Roman"/>
            <w:lang w:val="fi-FI"/>
          </w:rPr>
          <w:t xml:space="preserve">sitä ja </w:t>
        </w:r>
      </w:ins>
      <w:r>
        <w:rPr>
          <w:rFonts w:cs="Times New Roman" w:ascii="Times New Roman" w:hAnsi="Times New Roman"/>
          <w:lang w:val="fi-FI"/>
        </w:rPr>
        <w:t xml:space="preserve">tuoda tutkimukseen uusia vaikutteita. Huomiota tulisi kiinnittää </w:t>
      </w:r>
      <w:ins w:id="172" w:author="Unknown Author" w:date="2017-09-06T12:54:06Z">
        <w:r>
          <w:rPr>
            <w:rFonts w:cs="Times New Roman" w:ascii="Times New Roman" w:hAnsi="Times New Roman"/>
            <w:lang w:val="fi-FI"/>
          </w:rPr>
          <w:t xml:space="preserve">erityisesti </w:t>
        </w:r>
      </w:ins>
      <w:r>
        <w:rPr>
          <w:rFonts w:cs="Times New Roman" w:ascii="Times New Roman" w:hAnsi="Times New Roman"/>
          <w:lang w:val="fi-FI"/>
        </w:rPr>
        <w:t>tutkimustraditioihin</w:t>
      </w:r>
      <w:r>
        <w:rPr>
          <w:rFonts w:cs="Times New Roman" w:ascii="Times New Roman" w:hAnsi="Times New Roman"/>
          <w:lang w:val="fi-FI"/>
        </w:rPr>
        <w:t>, joilla on paras uudistumispotentiaali. Samalla digitaalisten ihmistieteiden tulee pystyä asemoimaan itsensä perinteiseen humanistisen tutkimuksen kent</w:t>
      </w:r>
      <w:del w:id="173" w:author="Unknown Author" w:date="2017-09-06T12:54:57Z">
        <w:r>
          <w:rPr>
            <w:rFonts w:cs="Times New Roman" w:ascii="Times New Roman" w:hAnsi="Times New Roman"/>
            <w:lang w:val="fi-FI"/>
          </w:rPr>
          <w:delText>tään</w:delText>
        </w:r>
      </w:del>
      <w:ins w:id="174" w:author="Unknown Author" w:date="2017-09-06T12:54:58Z">
        <w:r>
          <w:rPr>
            <w:rFonts w:cs="Times New Roman" w:ascii="Times New Roman" w:hAnsi="Times New Roman"/>
            <w:lang w:val="fi-FI"/>
          </w:rPr>
          <w:t>ällä</w:t>
        </w:r>
      </w:ins>
      <w:r>
        <w:rPr>
          <w:rFonts w:cs="Times New Roman" w:ascii="Times New Roman" w:hAnsi="Times New Roman"/>
          <w:lang w:val="fi-FI"/>
        </w:rPr>
        <w:t xml:space="preserve">. </w:t>
      </w:r>
      <w:del w:id="175" w:author="Unknown Author" w:date="2017-09-07T09:51:04Z">
        <w:r>
          <w:rPr>
            <w:rFonts w:cs="Times New Roman" w:ascii="Times New Roman" w:hAnsi="Times New Roman"/>
            <w:lang w:val="fi-FI"/>
          </w:rPr>
          <w:delText>Digitaalis</w:delText>
        </w:r>
      </w:del>
      <w:del w:id="176" w:author="Unknown Author" w:date="2017-09-06T16:33:33Z">
        <w:r>
          <w:rPr>
            <w:rFonts w:cs="Times New Roman" w:ascii="Times New Roman" w:hAnsi="Times New Roman"/>
            <w:lang w:val="fi-FI"/>
          </w:rPr>
          <w:delText>ia</w:delText>
        </w:r>
      </w:del>
      <w:del w:id="177" w:author="Unknown Author" w:date="2017-09-07T09:51:04Z">
        <w:r>
          <w:rPr>
            <w:rFonts w:cs="Times New Roman" w:ascii="Times New Roman" w:hAnsi="Times New Roman"/>
            <w:lang w:val="fi-FI"/>
          </w:rPr>
          <w:delText xml:space="preserve"> </w:delText>
        </w:r>
      </w:del>
      <w:del w:id="178" w:author="Unknown Author" w:date="2017-09-06T12:55:08Z">
        <w:r>
          <w:rPr>
            <w:rFonts w:cs="Times New Roman" w:ascii="Times New Roman" w:hAnsi="Times New Roman"/>
            <w:lang w:val="fi-FI"/>
          </w:rPr>
          <w:delText>aineistoja ja tutkimus</w:delText>
        </w:r>
      </w:del>
      <w:ins w:id="179" w:author="Unknown Author" w:date="2017-09-07T09:51:05Z">
        <w:r>
          <w:rPr>
            <w:rFonts w:cs="Times New Roman" w:ascii="Times New Roman" w:hAnsi="Times New Roman"/>
            <w:lang w:val="fi-FI"/>
          </w:rPr>
          <w:t xml:space="preserve">Digitaalisuuden painottaminen muuttaa paitsi tutkimusta myös tutkimuskohdetta: </w:t>
        </w:r>
      </w:ins>
      <w:ins w:id="180" w:author="Unknown Author" w:date="2017-09-07T09:51:05Z">
        <w:r>
          <w:rPr>
            <w:rFonts w:cs="Times New Roman" w:ascii="Times New Roman" w:hAnsi="Times New Roman"/>
            <w:lang w:val="fi-FI"/>
          </w:rPr>
          <w:t xml:space="preserve">esimerkiksi </w:t>
        </w:r>
      </w:ins>
      <w:ins w:id="181" w:author="Unknown Author" w:date="2017-09-07T09:51:05Z">
        <w:r>
          <w:rPr>
            <w:rFonts w:cs="Times New Roman" w:ascii="Times New Roman" w:hAnsi="Times New Roman"/>
            <w:lang w:val="fi-FI"/>
          </w:rPr>
          <w:t>d</w:t>
        </w:r>
      </w:ins>
      <w:ins w:id="182" w:author="Unknown Author" w:date="2017-09-07T09:51:05Z">
        <w:r>
          <w:rPr>
            <w:rFonts w:cs="Times New Roman" w:ascii="Times New Roman" w:hAnsi="Times New Roman"/>
            <w:lang w:val="fi-FI"/>
          </w:rPr>
          <w:t>igitaalinen sanomalehti lähteenä ei ole sama asia kuin painettu sanomalehti.</w:t>
        </w:r>
      </w:ins>
      <w:ins w:id="183" w:author="Unknown Author" w:date="2017-09-07T09:51:05Z">
        <w:r>
          <w:rPr>
            <w:rStyle w:val="FootnoteAnchor"/>
            <w:rFonts w:cs="Times New Roman" w:ascii="Times New Roman" w:hAnsi="Times New Roman"/>
            <w:lang w:val="fi-FI"/>
          </w:rPr>
          <w:footnoteReference w:id="14"/>
        </w:r>
      </w:ins>
      <w:ins w:id="184" w:author="Unknown Author" w:date="2017-09-07T09:51:05Z">
        <w:r>
          <w:rPr>
            <w:rFonts w:cs="Times New Roman" w:ascii="Times New Roman" w:hAnsi="Times New Roman"/>
            <w:lang w:val="fi-FI"/>
          </w:rPr>
          <w:t xml:space="preserve"> </w:t>
        </w:r>
      </w:ins>
      <w:del w:id="185" w:author="Unknown Author" w:date="2017-09-07T10:00:51Z">
        <w:r>
          <w:rPr>
            <w:rFonts w:cs="Times New Roman" w:ascii="Times New Roman" w:hAnsi="Times New Roman"/>
            <w:lang w:val="fi-FI"/>
          </w:rPr>
          <w:delText>menetelm</w:delText>
        </w:r>
      </w:del>
      <w:del w:id="186" w:author="Unknown Author" w:date="2017-09-06T16:33:35Z">
        <w:r>
          <w:rPr>
            <w:rFonts w:cs="Times New Roman" w:ascii="Times New Roman" w:hAnsi="Times New Roman"/>
            <w:lang w:val="fi-FI"/>
          </w:rPr>
          <w:delText>iä</w:delText>
        </w:r>
      </w:del>
      <w:del w:id="187" w:author="Unknown Author" w:date="2017-09-07T10:00:51Z">
        <w:r>
          <w:rPr>
            <w:rFonts w:cs="Times New Roman" w:ascii="Times New Roman" w:hAnsi="Times New Roman"/>
            <w:lang w:val="fi-FI"/>
          </w:rPr>
          <w:delText xml:space="preserve"> </w:delText>
        </w:r>
      </w:del>
      <w:del w:id="188" w:author="Unknown Author" w:date="2017-09-06T16:33:44Z">
        <w:r>
          <w:rPr>
            <w:rFonts w:cs="Times New Roman" w:ascii="Times New Roman" w:hAnsi="Times New Roman"/>
            <w:lang w:val="fi-FI"/>
          </w:rPr>
          <w:delText xml:space="preserve">soveltavien tutkijoiden tulee kyetä </w:delText>
        </w:r>
      </w:del>
      <w:del w:id="189" w:author="Unknown Author" w:date="2017-09-06T12:55:33Z">
        <w:r>
          <w:rPr>
            <w:rFonts w:cs="Times New Roman" w:ascii="Times New Roman" w:hAnsi="Times New Roman"/>
            <w:lang w:val="fi-FI"/>
          </w:rPr>
          <w:delText xml:space="preserve">reflektiiviseen </w:delText>
        </w:r>
      </w:del>
      <w:del w:id="190" w:author="Unknown Author" w:date="2017-09-06T16:33:46Z">
        <w:r>
          <w:rPr>
            <w:rFonts w:cs="Times New Roman" w:ascii="Times New Roman" w:hAnsi="Times New Roman"/>
            <w:lang w:val="fi-FI"/>
          </w:rPr>
          <w:delText xml:space="preserve">vuorovaikutukseen sovellusalan tutkimustradition kanssa, </w:delText>
        </w:r>
      </w:del>
      <w:del w:id="191" w:author="Unknown Author" w:date="2017-09-06T12:55:26Z">
        <w:r>
          <w:rPr>
            <w:rFonts w:cs="Times New Roman" w:ascii="Times New Roman" w:hAnsi="Times New Roman"/>
            <w:lang w:val="fi-FI"/>
          </w:rPr>
          <w:delText xml:space="preserve">jos halutaan edelleen </w:delText>
        </w:r>
      </w:del>
      <w:del w:id="192" w:author="Unknown Author" w:date="2017-09-06T16:33:46Z">
        <w:r>
          <w:rPr>
            <w:rFonts w:cs="Times New Roman" w:ascii="Times New Roman" w:hAnsi="Times New Roman"/>
            <w:lang w:val="fi-FI"/>
          </w:rPr>
          <w:delText>puhu</w:delText>
        </w:r>
      </w:del>
      <w:del w:id="193" w:author="Unknown Author" w:date="2017-09-06T12:55:23Z">
        <w:r>
          <w:rPr>
            <w:rFonts w:cs="Times New Roman" w:ascii="Times New Roman" w:hAnsi="Times New Roman"/>
            <w:lang w:val="fi-FI"/>
          </w:rPr>
          <w:delText>a</w:delText>
        </w:r>
      </w:del>
      <w:del w:id="194" w:author="Unknown Author" w:date="2017-09-06T16:33:15Z">
        <w:r>
          <w:rPr>
            <w:rFonts w:cs="Times New Roman" w:ascii="Times New Roman" w:hAnsi="Times New Roman"/>
            <w:lang w:val="fi-FI"/>
          </w:rPr>
          <w:delText xml:space="preserve"> humanistisesta tutkimuksesta</w:delText>
        </w:r>
      </w:del>
      <w:del w:id="195" w:author="Unknown Author" w:date="2017-09-07T10:00:51Z">
        <w:r>
          <w:rPr>
            <w:rFonts w:cs="Times New Roman" w:ascii="Times New Roman" w:hAnsi="Times New Roman"/>
            <w:lang w:val="fi-FI"/>
          </w:rPr>
          <w:delText>.</w:delText>
        </w:r>
      </w:del>
    </w:p>
    <w:p>
      <w:pPr>
        <w:pStyle w:val="Normal"/>
        <w:spacing w:lineRule="auto" w:line="276"/>
        <w:rPr>
          <w:rFonts w:ascii="Times New Roman" w:hAnsi="Times New Roman" w:cs="Times New Roman"/>
          <w:lang w:val="fi-FI"/>
        </w:rPr>
      </w:pPr>
      <w:del w:id="196" w:author="Unknown Author" w:date="2017-09-06T16:47:55Z">
        <w:r>
          <w:rPr/>
        </w:r>
      </w:del>
    </w:p>
    <w:p>
      <w:pPr>
        <w:pStyle w:val="Normal"/>
        <w:spacing w:lineRule="auto" w:line="276"/>
        <w:rPr/>
      </w:pPr>
      <w:del w:id="197" w:author="Unknown Author" w:date="2017-09-07T09:51:50Z">
        <w:r>
          <w:rPr>
            <w:rFonts w:cs="Times New Roman" w:ascii="Times New Roman" w:hAnsi="Times New Roman"/>
            <w:lang w:val="fi-FI"/>
          </w:rPr>
          <w:delText xml:space="preserve">Digitaalisuuden painottaminen muuttaa paitsi tutkimusta myös tutkimuskohdetta: </w:delText>
        </w:r>
      </w:del>
      <w:del w:id="198" w:author="Unknown Author" w:date="2017-09-06T16:45:38Z">
        <w:r>
          <w:rPr>
            <w:rFonts w:cs="Times New Roman" w:ascii="Times New Roman" w:hAnsi="Times New Roman"/>
            <w:lang w:val="fi-FI"/>
          </w:rPr>
          <w:delText>esimerkiksi d</w:delText>
        </w:r>
      </w:del>
      <w:del w:id="199" w:author="Unknown Author" w:date="2017-09-07T09:51:50Z">
        <w:r>
          <w:rPr>
            <w:rFonts w:cs="Times New Roman" w:ascii="Times New Roman" w:hAnsi="Times New Roman"/>
            <w:lang w:val="fi-FI"/>
          </w:rPr>
          <w:delText>igitaalinen sanomalehti lähteenä ei ole sama asia kuin painettu sanomalehti.</w:delText>
        </w:r>
      </w:del>
      <w:del w:id="200" w:author="Unknown Author" w:date="2017-09-07T09:51:50Z">
        <w:r>
          <w:rPr>
            <w:rStyle w:val="FootnoteAnchor"/>
            <w:rFonts w:cs="Times New Roman" w:ascii="Times New Roman" w:hAnsi="Times New Roman"/>
            <w:lang w:val="fi-FI"/>
          </w:rPr>
          <w:footnoteReference w:id="15"/>
        </w:r>
      </w:del>
      <w:del w:id="201" w:author="Unknown Author" w:date="2017-09-07T09:51:50Z">
        <w:r>
          <w:rPr>
            <w:rFonts w:cs="Times New Roman" w:ascii="Times New Roman" w:hAnsi="Times New Roman"/>
            <w:lang w:val="fi-FI"/>
          </w:rPr>
          <w:delText xml:space="preserve"> </w:delText>
        </w:r>
      </w:del>
      <w:del w:id="202" w:author="Unknown Author" w:date="2017-09-07T00:12:49Z">
        <w:r>
          <w:rPr>
            <w:rFonts w:cs="Times New Roman" w:ascii="Times New Roman" w:hAnsi="Times New Roman"/>
            <w:lang w:val="fi-FI"/>
          </w:rPr>
          <w:delText xml:space="preserve">Erottava tekijänä painettujen ja digitaalisten </w:delText>
        </w:r>
      </w:del>
      <w:del w:id="203" w:author="Unknown Author" w:date="2017-09-06T16:45:48Z">
        <w:r>
          <w:rPr>
            <w:rFonts w:cs="Times New Roman" w:ascii="Times New Roman" w:hAnsi="Times New Roman"/>
            <w:lang w:val="fi-FI"/>
          </w:rPr>
          <w:delText>sanoma</w:delText>
        </w:r>
      </w:del>
      <w:del w:id="204" w:author="Unknown Author" w:date="2017-09-07T00:12:49Z">
        <w:r>
          <w:rPr>
            <w:rFonts w:cs="Times New Roman" w:ascii="Times New Roman" w:hAnsi="Times New Roman"/>
            <w:lang w:val="fi-FI"/>
          </w:rPr>
          <w:delText>lehtien välillä on lisäksi digitaalisen aineiston tutkimuskäytön laskennallinen potentiaali</w:delText>
        </w:r>
      </w:del>
      <w:del w:id="205" w:author="Unknown Author" w:date="2017-09-06T16:46:45Z">
        <w:r>
          <w:rPr>
            <w:rFonts w:cs="Times New Roman" w:ascii="Times New Roman" w:hAnsi="Times New Roman"/>
            <w:lang w:val="fi-FI"/>
          </w:rPr>
          <w:delText xml:space="preserve">, kun sanomalehtien tekstiä ja kuvia muutetaan koneluettavaan ja -muokattavaan muotoon. Tämä viittaa ennen kaikkea digitaalisen aineiston muutospotentiaaliin ja tilastollisiin hyödyntämismahdollisuuksiin. </w:delText>
        </w:r>
      </w:del>
      <w:ins w:id="206" w:author="Unknown Author" w:date="2017-09-07T10:00:41Z">
        <w:r>
          <w:rPr>
            <w:rFonts w:cs="Times New Roman" w:ascii="Times New Roman" w:hAnsi="Times New Roman"/>
            <w:lang w:val="fi-FI"/>
          </w:rPr>
          <w:t>Siinä oleva tieto saattaa osittain säilyä uudessa muodossa, mutta se ei koskaan voi korvata materiaalista lähdettä. Aikaisemmasta alkuperäinen/kopio-keskustelusta onkin nykyään edetty sekä ”perinteisten” että digitaalisten kulttuuriaineistojen ymmärtämiseen omanlaisina objekteinaan.</w:t>
        </w:r>
      </w:ins>
      <w:ins w:id="207" w:author="Unknown Author" w:date="2017-09-07T10:00:41Z">
        <w:r>
          <w:rPr>
            <w:rStyle w:val="FootnoteAnchor"/>
            <w:rFonts w:cs="Times New Roman" w:ascii="Times New Roman" w:hAnsi="Times New Roman"/>
            <w:lang w:val="fi-FI"/>
          </w:rPr>
          <w:footnoteReference w:id="16"/>
        </w:r>
      </w:ins>
      <w:ins w:id="208" w:author="Unknown Author" w:date="2017-09-07T10:00:41Z">
        <w:r>
          <w:rPr>
            <w:rFonts w:cs="Times New Roman" w:ascii="Times New Roman" w:hAnsi="Times New Roman"/>
            <w:lang w:val="fi-FI"/>
          </w:rPr>
          <w:t xml:space="preserve"> Digitaalinen tieto sisältää elementtejä, joita alkuperäisessä kulttuuriperintöaineistossa ei ole. Cambridgen yliopiston piirissä toimi</w:t>
        </w:r>
      </w:ins>
      <w:ins w:id="209" w:author="Unknown Author" w:date="2017-09-07T10:00:41Z">
        <w:r>
          <w:rPr>
            <w:rFonts w:cs="Times New Roman" w:ascii="Times New Roman" w:hAnsi="Times New Roman"/>
            <w:lang w:val="fi-FI"/>
          </w:rPr>
          <w:t>va</w:t>
        </w:r>
      </w:ins>
      <w:ins w:id="210" w:author="Unknown Author" w:date="2017-09-07T10:00:41Z">
        <w:r>
          <w:rPr>
            <w:rFonts w:cs="Times New Roman" w:ascii="Times New Roman" w:hAnsi="Times New Roman"/>
            <w:lang w:val="fi-FI"/>
          </w:rPr>
          <w:t xml:space="preserve"> </w:t>
        </w:r>
      </w:ins>
      <w:ins w:id="211" w:author="Unknown Author" w:date="2017-09-07T10:00:41Z">
        <w:r>
          <w:rPr>
            <w:rFonts w:cs="Times New Roman" w:ascii="Times New Roman" w:hAnsi="Times New Roman"/>
            <w:i/>
            <w:lang w:val="fi-FI"/>
          </w:rPr>
          <w:t xml:space="preserve">Concept Lab </w:t>
        </w:r>
      </w:ins>
      <w:ins w:id="212" w:author="Unknown Author" w:date="2017-09-07T10:00:41Z">
        <w:r>
          <w:rPr>
            <w:rFonts w:cs="Times New Roman" w:ascii="Times New Roman" w:hAnsi="Times New Roman"/>
            <w:lang w:val="fi-FI"/>
          </w:rPr>
          <w:t xml:space="preserve">pyrkii </w:t>
        </w:r>
      </w:ins>
      <w:ins w:id="213" w:author="Unknown Author" w:date="2017-09-07T10:00:41Z">
        <w:r>
          <w:rPr>
            <w:rFonts w:cs="Times New Roman" w:ascii="Times New Roman" w:hAnsi="Times New Roman"/>
            <w:lang w:val="fi-FI"/>
          </w:rPr>
          <w:t>muutta</w:t>
        </w:r>
      </w:ins>
      <w:ins w:id="214" w:author="Unknown Author" w:date="2017-09-07T10:00:41Z">
        <w:r>
          <w:rPr>
            <w:rFonts w:cs="Times New Roman" w:ascii="Times New Roman" w:hAnsi="Times New Roman"/>
            <w:lang w:val="fi-FI"/>
          </w:rPr>
          <w:t>maan</w:t>
        </w:r>
      </w:ins>
      <w:ins w:id="215" w:author="Unknown Author" w:date="2017-09-07T10:00:41Z">
        <w:r>
          <w:rPr>
            <w:rFonts w:cs="Times New Roman" w:ascii="Times New Roman" w:hAnsi="Times New Roman"/>
            <w:lang w:val="fi-FI"/>
          </w:rPr>
          <w:t xml:space="preserve"> käsitteiden tutkimusta </w:t>
        </w:r>
      </w:ins>
      <w:ins w:id="216" w:author="Unknown Author" w:date="2017-09-07T10:00:41Z">
        <w:r>
          <w:rPr>
            <w:rFonts w:cs="Times New Roman" w:ascii="Times New Roman" w:hAnsi="Times New Roman"/>
            <w:lang w:val="fi-FI"/>
          </w:rPr>
          <w:t xml:space="preserve">korostamalla sitä, että </w:t>
        </w:r>
      </w:ins>
      <w:ins w:id="217" w:author="Unknown Author" w:date="2017-09-07T10:00:41Z">
        <w:r>
          <w:rPr>
            <w:rFonts w:cs="Times New Roman" w:ascii="Times New Roman" w:hAnsi="Times New Roman"/>
            <w:lang w:val="fi-FI"/>
          </w:rPr>
          <w:t xml:space="preserve">digitaalista </w:t>
        </w:r>
      </w:ins>
      <w:ins w:id="218" w:author="Unknown Author" w:date="2017-09-07T10:00:41Z">
        <w:r>
          <w:rPr>
            <w:rFonts w:cs="Times New Roman" w:ascii="Times New Roman" w:hAnsi="Times New Roman"/>
            <w:lang w:val="fi-FI"/>
          </w:rPr>
          <w:t xml:space="preserve">ja painettua ei tutkita </w:t>
        </w:r>
      </w:ins>
      <w:ins w:id="219" w:author="Unknown Author" w:date="2017-09-07T10:00:41Z">
        <w:r>
          <w:rPr>
            <w:rFonts w:cs="Times New Roman" w:ascii="Times New Roman" w:hAnsi="Times New Roman"/>
            <w:lang w:val="fi-FI"/>
          </w:rPr>
          <w:t>aatehistorian kannalta samalla tav</w:t>
        </w:r>
      </w:ins>
      <w:ins w:id="220" w:author="Unknown Author" w:date="2017-09-07T10:00:41Z">
        <w:r>
          <w:rPr>
            <w:rFonts w:cs="Times New Roman" w:ascii="Times New Roman" w:hAnsi="Times New Roman"/>
            <w:lang w:val="fi-FI"/>
          </w:rPr>
          <w:t>oin</w:t>
        </w:r>
      </w:ins>
      <w:ins w:id="221" w:author="Unknown Author" w:date="2017-09-07T10:00:41Z">
        <w:r>
          <w:rPr>
            <w:rFonts w:cs="Times New Roman" w:ascii="Times New Roman" w:hAnsi="Times New Roman"/>
            <w:lang w:val="fi-FI"/>
          </w:rPr>
          <w:t>.</w:t>
        </w:r>
      </w:ins>
      <w:ins w:id="222" w:author="Unknown Author" w:date="2017-09-07T10:00:41Z">
        <w:r>
          <w:rPr>
            <w:rStyle w:val="FootnoteAnchor"/>
            <w:rFonts w:cs="Times New Roman" w:ascii="Times New Roman" w:hAnsi="Times New Roman"/>
            <w:lang w:val="fi-FI"/>
          </w:rPr>
          <w:footnoteReference w:id="17"/>
        </w:r>
      </w:ins>
      <w:ins w:id="223" w:author="Unknown Author" w:date="2017-09-07T10:00:41Z">
        <w:r>
          <w:rPr>
            <w:rFonts w:cs="Times New Roman" w:ascii="Times New Roman" w:hAnsi="Times New Roman"/>
            <w:lang w:val="fi-FI"/>
          </w:rPr>
          <w:t xml:space="preserve"> Aiemma</w:t>
        </w:r>
      </w:ins>
      <w:ins w:id="224" w:author="Unknown Author" w:date="2017-09-07T10:00:41Z">
        <w:r>
          <w:rPr>
            <w:rFonts w:cs="Times New Roman" w:ascii="Times New Roman" w:hAnsi="Times New Roman"/>
            <w:lang w:val="fi-FI"/>
          </w:rPr>
          <w:t>n</w:t>
        </w:r>
      </w:ins>
      <w:ins w:id="225" w:author="Unknown Author" w:date="2017-09-07T10:00:41Z">
        <w:r>
          <w:rPr>
            <w:rFonts w:cs="Times New Roman" w:ascii="Times New Roman" w:hAnsi="Times New Roman"/>
            <w:lang w:val="fi-FI"/>
          </w:rPr>
          <w:t xml:space="preserve"> tutkimuks</w:t>
        </w:r>
      </w:ins>
      <w:ins w:id="226" w:author="Unknown Author" w:date="2017-09-07T10:00:41Z">
        <w:r>
          <w:rPr>
            <w:rFonts w:cs="Times New Roman" w:ascii="Times New Roman" w:hAnsi="Times New Roman"/>
            <w:lang w:val="fi-FI"/>
          </w:rPr>
          <w:t>en</w:t>
        </w:r>
      </w:ins>
      <w:ins w:id="227" w:author="Unknown Author" w:date="2017-09-07T10:00:41Z">
        <w:r>
          <w:rPr>
            <w:rFonts w:cs="Times New Roman" w:ascii="Times New Roman" w:hAnsi="Times New Roman"/>
            <w:lang w:val="fi-FI"/>
          </w:rPr>
          <w:t xml:space="preserve"> hypoteeseja ja tuloksia voidaan testata ja todentaa uudella tavalla. </w:t>
        </w:r>
      </w:ins>
      <w:ins w:id="228" w:author="Unknown Author" w:date="2017-09-07T10:00:41Z">
        <w:r>
          <w:rPr>
            <w:rFonts w:cs="Times New Roman" w:ascii="Times New Roman" w:hAnsi="Times New Roman"/>
            <w:lang w:val="fi-FI"/>
          </w:rPr>
          <w:t xml:space="preserve">Datatieteen </w:t>
        </w:r>
      </w:ins>
      <w:ins w:id="229" w:author="Unknown Author" w:date="2017-09-07T10:00:41Z">
        <w:r>
          <w:rPr>
            <w:rFonts w:cs="Times New Roman" w:ascii="Times New Roman" w:hAnsi="Times New Roman"/>
            <w:lang w:val="fi-FI"/>
          </w:rPr>
          <w:t>menetelm</w:t>
        </w:r>
      </w:ins>
      <w:ins w:id="230" w:author="Unknown Author" w:date="2017-09-07T10:00:41Z">
        <w:r>
          <w:rPr>
            <w:rFonts w:cs="Times New Roman" w:ascii="Times New Roman" w:hAnsi="Times New Roman"/>
            <w:lang w:val="fi-FI"/>
          </w:rPr>
          <w:t>ien soveltaminen</w:t>
        </w:r>
      </w:ins>
      <w:ins w:id="231" w:author="Unknown Author" w:date="2017-09-07T10:00:41Z">
        <w:r>
          <w:rPr>
            <w:rFonts w:cs="Times New Roman" w:ascii="Times New Roman" w:hAnsi="Times New Roman"/>
            <w:lang w:val="fi-FI"/>
          </w:rPr>
          <w:t xml:space="preserve"> </w:t>
        </w:r>
      </w:ins>
      <w:ins w:id="232" w:author="Unknown Author" w:date="2017-09-07T10:00:41Z">
        <w:r>
          <w:rPr>
            <w:rFonts w:cs="Times New Roman" w:ascii="Times New Roman" w:hAnsi="Times New Roman"/>
            <w:lang w:val="fi-FI"/>
          </w:rPr>
          <w:t xml:space="preserve">mahdollistaa uudenlaiset kysymyksenasettelut, </w:t>
        </w:r>
      </w:ins>
      <w:ins w:id="233" w:author="Unknown Author" w:date="2017-09-07T10:00:41Z">
        <w:r>
          <w:rPr>
            <w:rFonts w:cs="Times New Roman" w:ascii="Times New Roman" w:hAnsi="Times New Roman"/>
            <w:lang w:val="fi-FI"/>
          </w:rPr>
          <w:t xml:space="preserve">mutta </w:t>
        </w:r>
      </w:ins>
      <w:ins w:id="234" w:author="Unknown Author" w:date="2017-09-07T10:00:41Z">
        <w:r>
          <w:rPr>
            <w:rFonts w:cs="Times New Roman" w:ascii="Times New Roman" w:hAnsi="Times New Roman"/>
            <w:lang w:val="fi-FI"/>
          </w:rPr>
          <w:t>edellyttää sujuvaa vuorovaikutusta eri tieteenalojen asiantuntijoiden välillä</w:t>
        </w:r>
      </w:ins>
      <w:ins w:id="235" w:author="Unknown Author" w:date="2017-09-07T10:00:41Z">
        <w:r>
          <w:rPr>
            <w:rFonts w:cs="Times New Roman" w:ascii="Times New Roman" w:hAnsi="Times New Roman"/>
            <w:lang w:val="fi-FI"/>
          </w:rPr>
          <w:t xml:space="preserve">. </w:t>
        </w:r>
      </w:ins>
      <w:ins w:id="236" w:author="Unknown Author" w:date="2017-09-07T10:00:41Z">
        <w:r>
          <w:rPr>
            <w:rFonts w:cs="Times New Roman" w:ascii="Times New Roman" w:hAnsi="Times New Roman"/>
            <w:lang w:val="fi-FI"/>
          </w:rPr>
          <w:t xml:space="preserve"> </w:t>
        </w:r>
      </w:ins>
      <w:ins w:id="237" w:author="Unknown Author" w:date="2017-09-07T10:00:41Z">
        <w:r>
          <w:rPr>
            <w:rFonts w:cs="Times New Roman" w:ascii="Times New Roman" w:hAnsi="Times New Roman"/>
            <w:lang w:val="fi-FI"/>
          </w:rPr>
          <w:t xml:space="preserve">Tutkimuksen uudet </w:t>
        </w:r>
      </w:ins>
      <w:ins w:id="238" w:author="Unknown Author" w:date="2017-09-07T10:00:41Z">
        <w:r>
          <w:rPr>
            <w:rFonts w:cs="Times New Roman" w:ascii="Times New Roman" w:hAnsi="Times New Roman"/>
            <w:lang w:val="fi-FI"/>
          </w:rPr>
          <w:t>menetelmät ja muodot muokkaavat tutkimuskysymyksiä ja luovat myös uusia. Esimerk</w:t>
        </w:r>
      </w:ins>
      <w:ins w:id="239" w:author="Unknown Author" w:date="2017-09-07T10:00:41Z">
        <w:r>
          <w:rPr>
            <w:rFonts w:cs="Times New Roman" w:ascii="Times New Roman" w:hAnsi="Times New Roman"/>
            <w:lang w:val="fi-FI"/>
          </w:rPr>
          <w:t>iksi</w:t>
        </w:r>
      </w:ins>
      <w:ins w:id="240" w:author="Unknown Author" w:date="2017-09-07T10:00:41Z">
        <w:r>
          <w:rPr>
            <w:rFonts w:cs="Times New Roman" w:ascii="Times New Roman" w:hAnsi="Times New Roman"/>
            <w:lang w:val="fi-FI"/>
          </w:rPr>
          <w:t xml:space="preserve"> käy Lundin yliopiston projekti, jo</w:t>
        </w:r>
      </w:ins>
      <w:ins w:id="241" w:author="Unknown Author" w:date="2017-09-07T10:00:41Z">
        <w:r>
          <w:rPr>
            <w:rFonts w:cs="Times New Roman" w:ascii="Times New Roman" w:hAnsi="Times New Roman"/>
            <w:lang w:val="fi-FI"/>
          </w:rPr>
          <w:t xml:space="preserve">ssa </w:t>
        </w:r>
      </w:ins>
      <w:ins w:id="242" w:author="Unknown Author" w:date="2017-09-07T10:00:41Z">
        <w:r>
          <w:rPr>
            <w:rFonts w:cs="Times New Roman" w:ascii="Times New Roman" w:hAnsi="Times New Roman"/>
            <w:lang w:val="fi-FI"/>
          </w:rPr>
          <w:t>poh</w:t>
        </w:r>
      </w:ins>
      <w:ins w:id="243" w:author="Unknown Author" w:date="2017-09-07T10:00:41Z">
        <w:r>
          <w:rPr>
            <w:rFonts w:cs="Times New Roman" w:ascii="Times New Roman" w:hAnsi="Times New Roman"/>
            <w:lang w:val="fi-FI"/>
          </w:rPr>
          <w:t>ditaan</w:t>
        </w:r>
      </w:ins>
      <w:ins w:id="244" w:author="Unknown Author" w:date="2017-09-07T10:00:41Z">
        <w:r>
          <w:rPr>
            <w:rFonts w:cs="Times New Roman" w:ascii="Times New Roman" w:hAnsi="Times New Roman"/>
            <w:lang w:val="fi-FI"/>
          </w:rPr>
          <w:t xml:space="preserve"> filosofisesti tiedon luonnetta digitaalisessa maailmassa.</w:t>
        </w:r>
      </w:ins>
      <w:ins w:id="245" w:author="Unknown Author" w:date="2017-09-07T10:00:41Z">
        <w:r>
          <w:rPr>
            <w:rStyle w:val="FootnoteAnchor"/>
            <w:rFonts w:cs="Times New Roman" w:ascii="Times New Roman" w:hAnsi="Times New Roman"/>
            <w:lang w:val="fi-FI"/>
          </w:rPr>
          <w:footnoteReference w:id="18"/>
        </w:r>
      </w:ins>
      <w:ins w:id="246" w:author="Unknown Author" w:date="2017-09-07T10:00:41Z">
        <w:r>
          <w:rPr>
            <w:rFonts w:cs="Times New Roman" w:ascii="Times New Roman" w:hAnsi="Times New Roman"/>
            <w:lang w:val="fi-FI"/>
          </w:rPr>
          <w:t xml:space="preserve"> </w:t>
        </w:r>
      </w:ins>
    </w:p>
    <w:p>
      <w:pPr>
        <w:pStyle w:val="Normal"/>
        <w:spacing w:lineRule="auto" w:line="276"/>
        <w:rPr>
          <w:rFonts w:ascii="Times New Roman" w:hAnsi="Times New Roman" w:cs="Times New Roman"/>
          <w:lang w:val="fi-FI"/>
        </w:rPr>
      </w:pPr>
      <w:del w:id="247" w:author="Unknown Author" w:date="2017-09-06T16:47:39Z">
        <w:r>
          <w:rPr/>
        </w:r>
      </w:del>
    </w:p>
    <w:p>
      <w:pPr>
        <w:pStyle w:val="Normal"/>
        <w:spacing w:lineRule="auto" w:line="276"/>
        <w:rPr>
          <w:rFonts w:ascii="Times New Roman" w:hAnsi="Times New Roman" w:cs="Times New Roman"/>
          <w:lang w:val="fi-FI"/>
        </w:rPr>
      </w:pPr>
      <w:del w:id="248" w:author="Unknown Author" w:date="2017-09-06T16:47:39Z">
        <w:r>
          <w:rPr/>
        </w:r>
      </w:del>
    </w:p>
    <w:p>
      <w:pPr>
        <w:pStyle w:val="Normal"/>
        <w:spacing w:lineRule="auto" w:line="276"/>
        <w:rPr>
          <w:rFonts w:ascii="Times New Roman" w:hAnsi="Times New Roman" w:cs="Times New Roman"/>
          <w:lang w:val="fi-FI"/>
          <w:ins w:id="250" w:author="Unknown Author" w:date="2017-09-06T16:47:39Z"/>
        </w:rPr>
      </w:pPr>
      <w:ins w:id="249" w:author="Unknown Author" w:date="2017-09-06T16:47:39Z">
        <w:r>
          <w:rPr/>
        </w:r>
      </w:ins>
    </w:p>
    <w:p>
      <w:pPr>
        <w:pStyle w:val="Normal"/>
        <w:spacing w:lineRule="auto" w:line="276"/>
        <w:rPr>
          <w:rFonts w:ascii="Times New Roman" w:hAnsi="Times New Roman" w:cs="Times New Roman"/>
          <w:lang w:val="fi-FI"/>
          <w:del w:id="278" w:author="Unknown Author" w:date="2017-09-07T11:37:03Z"/>
        </w:rPr>
      </w:pPr>
      <w:r>
        <w:rPr>
          <w:rFonts w:cs="Times New Roman" w:ascii="Times New Roman" w:hAnsi="Times New Roman"/>
          <w:lang w:val="fi-FI"/>
        </w:rPr>
        <w:t xml:space="preserve">Aineellisten ja aineettomien tutkimuskohteiden maailmassa tapahtuvat muutokset ovat oleellisia myös tutkimuksen teoreettisesta näkökulmasta. </w:t>
      </w:r>
      <w:del w:id="251" w:author="Unknown Author" w:date="2017-09-07T09:52:28Z">
        <w:r>
          <w:rPr>
            <w:rFonts w:cs="Times New Roman" w:ascii="Times New Roman" w:hAnsi="Times New Roman"/>
            <w:lang w:val="fi-FI"/>
          </w:rPr>
          <w:delText xml:space="preserve">Havainnollistava esimerkki löytyy </w:delText>
        </w:r>
      </w:del>
      <w:del w:id="252" w:author="Unknown Author" w:date="2017-09-06T16:49:32Z">
        <w:r>
          <w:rPr>
            <w:rFonts w:cs="Times New Roman" w:ascii="Times New Roman" w:hAnsi="Times New Roman"/>
            <w:lang w:val="fi-FI"/>
          </w:rPr>
          <w:delText xml:space="preserve">esimerkiksi </w:delText>
        </w:r>
      </w:del>
      <w:del w:id="253" w:author="Unknown Author" w:date="2017-09-07T09:52:28Z">
        <w:r>
          <w:rPr>
            <w:rFonts w:cs="Times New Roman" w:ascii="Times New Roman" w:hAnsi="Times New Roman"/>
            <w:lang w:val="fi-FI"/>
          </w:rPr>
          <w:delText xml:space="preserve">aatehistoriasta. </w:delText>
        </w:r>
      </w:del>
      <w:del w:id="254" w:author="Unknown Author" w:date="2017-09-07T09:53:21Z">
        <w:r>
          <w:rPr>
            <w:rFonts w:cs="Times New Roman" w:ascii="Times New Roman" w:hAnsi="Times New Roman"/>
            <w:lang w:val="fi-FI"/>
          </w:rPr>
          <w:delText xml:space="preserve">Jos </w:delText>
        </w:r>
      </w:del>
      <w:del w:id="255" w:author="Unknown Author" w:date="2017-09-06T16:49:36Z">
        <w:r>
          <w:rPr>
            <w:rFonts w:cs="Times New Roman" w:ascii="Times New Roman" w:hAnsi="Times New Roman"/>
            <w:lang w:val="fi-FI"/>
          </w:rPr>
          <w:delText xml:space="preserve">tutkija </w:delText>
        </w:r>
      </w:del>
      <w:del w:id="256" w:author="Unknown Author" w:date="2017-09-07T09:53:21Z">
        <w:r>
          <w:rPr>
            <w:rFonts w:cs="Times New Roman" w:ascii="Times New Roman" w:hAnsi="Times New Roman"/>
            <w:lang w:val="fi-FI"/>
          </w:rPr>
          <w:delText xml:space="preserve">tutkii vaikkapa David Humen teoksia aihemallintamisen avulla, tulee </w:delText>
        </w:r>
      </w:del>
      <w:del w:id="257" w:author="Unknown Author" w:date="2017-09-06T16:49:40Z">
        <w:r>
          <w:rPr>
            <w:rFonts w:cs="Times New Roman" w:ascii="Times New Roman" w:hAnsi="Times New Roman"/>
            <w:lang w:val="fi-FI"/>
          </w:rPr>
          <w:delText xml:space="preserve">hänen </w:delText>
        </w:r>
      </w:del>
      <w:del w:id="258" w:author="Unknown Author" w:date="2017-09-07T09:53:21Z">
        <w:r>
          <w:rPr>
            <w:rFonts w:cs="Times New Roman" w:ascii="Times New Roman" w:hAnsi="Times New Roman"/>
            <w:lang w:val="fi-FI"/>
          </w:rPr>
          <w:delText xml:space="preserve">pystyä </w:delText>
        </w:r>
      </w:del>
      <w:del w:id="259" w:author="Unknown Author" w:date="2017-09-06T16:49:46Z">
        <w:r>
          <w:rPr>
            <w:rFonts w:cs="Times New Roman" w:ascii="Times New Roman" w:hAnsi="Times New Roman"/>
            <w:lang w:val="fi-FI"/>
          </w:rPr>
          <w:delText xml:space="preserve">myös </w:delText>
        </w:r>
      </w:del>
      <w:del w:id="260" w:author="Unknown Author" w:date="2017-09-07T09:53:21Z">
        <w:r>
          <w:rPr>
            <w:rFonts w:cs="Times New Roman" w:ascii="Times New Roman" w:hAnsi="Times New Roman"/>
            <w:lang w:val="fi-FI"/>
          </w:rPr>
          <w:delText xml:space="preserve">perustelemaan kytkös </w:delText>
        </w:r>
      </w:del>
      <w:del w:id="261" w:author="Unknown Author" w:date="2017-09-07T09:53:21Z">
        <w:r>
          <w:rPr>
            <w:rFonts w:cs="Times New Roman" w:ascii="Times New Roman" w:hAnsi="Times New Roman"/>
            <w:lang w:val="fi-FI"/>
          </w:rPr>
          <w:delText xml:space="preserve">muuhun Hume-tutkimukseen. </w:delText>
        </w:r>
      </w:del>
      <w:ins w:id="262" w:author="Unknown Author" w:date="2017-09-06T16:50:23Z">
        <w:r>
          <w:rPr>
            <w:rFonts w:cs="Times New Roman" w:ascii="Times New Roman" w:hAnsi="Times New Roman"/>
            <w:lang w:val="fi-FI"/>
          </w:rPr>
          <w:t xml:space="preserve">Aiempi keskustelu määrittää </w:t>
        </w:r>
      </w:ins>
      <w:del w:id="263" w:author="Unknown Author" w:date="2017-09-06T16:50:28Z">
        <w:r>
          <w:rPr>
            <w:rFonts w:cs="Times New Roman" w:ascii="Times New Roman" w:hAnsi="Times New Roman"/>
            <w:lang w:val="fi-FI"/>
          </w:rPr>
          <w:delText>T</w:delText>
        </w:r>
      </w:del>
      <w:ins w:id="264" w:author="Unknown Author" w:date="2017-09-06T16:50:28Z">
        <w:r>
          <w:rPr>
            <w:rFonts w:cs="Times New Roman" w:ascii="Times New Roman" w:hAnsi="Times New Roman"/>
            <w:lang w:val="fi-FI"/>
          </w:rPr>
          <w:t>voimakkaasti uusien t</w:t>
        </w:r>
      </w:ins>
      <w:r>
        <w:rPr>
          <w:rFonts w:cs="Times New Roman" w:ascii="Times New Roman" w:hAnsi="Times New Roman"/>
          <w:lang w:val="fi-FI"/>
        </w:rPr>
        <w:t>utkimu</w:t>
      </w:r>
      <w:del w:id="265" w:author="Unknown Author" w:date="2017-09-07T09:53:01Z">
        <w:r>
          <w:rPr>
            <w:rFonts w:cs="Times New Roman" w:ascii="Times New Roman" w:hAnsi="Times New Roman"/>
            <w:lang w:val="fi-FI"/>
          </w:rPr>
          <w:delText>ksen</w:delText>
        </w:r>
      </w:del>
      <w:del w:id="266" w:author="Unknown Author" w:date="2017-09-06T16:50:48Z">
        <w:r>
          <w:rPr>
            <w:rFonts w:cs="Times New Roman" w:ascii="Times New Roman" w:hAnsi="Times New Roman"/>
            <w:lang w:val="fi-FI"/>
          </w:rPr>
          <w:delText xml:space="preserve"> </w:delText>
        </w:r>
      </w:del>
      <w:ins w:id="267" w:author="Unknown Author" w:date="2017-09-07T09:53:02Z">
        <w:r>
          <w:rPr>
            <w:rFonts w:cs="Times New Roman" w:ascii="Times New Roman" w:hAnsi="Times New Roman"/>
            <w:lang w:val="fi-FI"/>
          </w:rPr>
          <w:t>s</w:t>
        </w:r>
      </w:ins>
      <w:r>
        <w:rPr>
          <w:rFonts w:cs="Times New Roman" w:ascii="Times New Roman" w:hAnsi="Times New Roman"/>
          <w:lang w:val="fi-FI"/>
        </w:rPr>
        <w:t>tul</w:t>
      </w:r>
      <w:del w:id="268" w:author="Unknown Author" w:date="2017-09-06T16:50:49Z">
        <w:r>
          <w:rPr>
            <w:rFonts w:cs="Times New Roman" w:ascii="Times New Roman" w:hAnsi="Times New Roman"/>
            <w:lang w:val="fi-FI"/>
          </w:rPr>
          <w:delText>okset</w:delText>
        </w:r>
      </w:del>
      <w:del w:id="269" w:author="Unknown Author" w:date="2017-09-06T16:50:49Z">
        <w:r>
          <w:rPr>
            <w:rFonts w:cs="Times New Roman" w:ascii="Times New Roman" w:hAnsi="Times New Roman"/>
            <w:lang w:val="fi-FI"/>
          </w:rPr>
          <w:delText xml:space="preserve"> ovat merkityksellisiä ainoastaan suhteessa aikaisempiin tutkimuksiin</w:delText>
        </w:r>
      </w:del>
      <w:ins w:id="270" w:author="Unknown Author" w:date="2017-09-06T16:50:50Z">
        <w:r>
          <w:rPr>
            <w:rFonts w:cs="Times New Roman" w:ascii="Times New Roman" w:hAnsi="Times New Roman"/>
            <w:lang w:val="fi-FI"/>
          </w:rPr>
          <w:t>osten merkitystä</w:t>
        </w:r>
      </w:ins>
      <w:r>
        <w:rPr>
          <w:rFonts w:cs="Times New Roman" w:ascii="Times New Roman" w:hAnsi="Times New Roman"/>
          <w:lang w:val="fi-FI"/>
        </w:rPr>
        <w:t xml:space="preserve">. </w:t>
      </w:r>
      <w:ins w:id="271" w:author="Unknown Author" w:date="2017-09-07T09:53:43Z">
        <w:r>
          <w:rPr>
            <w:rFonts w:cs="Times New Roman" w:ascii="Times New Roman" w:hAnsi="Times New Roman"/>
            <w:lang w:val="fi-FI"/>
          </w:rPr>
          <w:t xml:space="preserve">Jos tutkii vaikkapa David Humen teoksia aihemallintamisen avulla, tulee pystyä perustelemaan kytkös </w:t>
        </w:r>
      </w:ins>
      <w:ins w:id="272" w:author="Unknown Author" w:date="2017-09-07T09:53:43Z">
        <w:r>
          <w:rPr>
            <w:rFonts w:cs="Times New Roman" w:ascii="Times New Roman" w:hAnsi="Times New Roman"/>
            <w:lang w:val="fi-FI"/>
          </w:rPr>
          <w:t xml:space="preserve">myös </w:t>
        </w:r>
      </w:ins>
      <w:ins w:id="273" w:author="Unknown Author" w:date="2017-09-07T09:53:43Z">
        <w:r>
          <w:rPr>
            <w:rFonts w:cs="Times New Roman" w:ascii="Times New Roman" w:hAnsi="Times New Roman"/>
            <w:lang w:val="fi-FI"/>
          </w:rPr>
          <w:t xml:space="preserve">muuhun Hume-tutkimukseen. </w:t>
        </w:r>
      </w:ins>
      <w:r>
        <w:rPr>
          <w:rFonts w:cs="Times New Roman" w:ascii="Times New Roman" w:hAnsi="Times New Roman"/>
          <w:lang w:val="fi-FI"/>
        </w:rPr>
        <w:t>Toisin sanoen, jos tutkii, miten David Hume käyttää vapauden käsitettä, ei riitä, että tutkimuksen kohteena ovat Humen tekstit</w:t>
      </w:r>
      <w:ins w:id="274" w:author="Unknown Author" w:date="2017-09-06T16:51:12Z">
        <w:r>
          <w:rPr>
            <w:rFonts w:cs="Times New Roman" w:ascii="Times New Roman" w:hAnsi="Times New Roman"/>
            <w:lang w:val="fi-FI"/>
          </w:rPr>
          <w:t xml:space="preserve"> </w:t>
        </w:r>
      </w:ins>
      <w:ins w:id="275" w:author="Unknown Author" w:date="2017-09-06T16:51:12Z">
        <w:r>
          <w:rPr>
            <w:rFonts w:cs="Times New Roman" w:ascii="Times New Roman" w:hAnsi="Times New Roman"/>
            <w:lang w:val="fi-FI"/>
          </w:rPr>
          <w:t>yleisesti</w:t>
        </w:r>
      </w:ins>
      <w:r>
        <w:rPr>
          <w:rFonts w:cs="Times New Roman" w:ascii="Times New Roman" w:hAnsi="Times New Roman"/>
          <w:lang w:val="fi-FI"/>
        </w:rPr>
        <w:t xml:space="preserve">. Uusien tulkintojen tulee pystyä asemoimaan itsensä Humen vapauden käsitettä aikaisemmin tutkineen kirjallisuuden kenttään. Tämä aatehistorioitsijoille itsestään selvä näkökulma ei aina </w:t>
      </w:r>
      <w:del w:id="276" w:author="Unknown Author" w:date="2017-09-06T16:53:42Z">
        <w:r>
          <w:rPr>
            <w:rFonts w:cs="Times New Roman" w:ascii="Times New Roman" w:hAnsi="Times New Roman"/>
            <w:lang w:val="fi-FI"/>
          </w:rPr>
          <w:delText xml:space="preserve">kuitenkaan </w:delText>
        </w:r>
      </w:del>
      <w:r>
        <w:rPr>
          <w:rFonts w:cs="Times New Roman" w:ascii="Times New Roman" w:hAnsi="Times New Roman"/>
          <w:lang w:val="fi-FI"/>
        </w:rPr>
        <w:t xml:space="preserve">ole sitä digitaalisissa ihmistieteissä, joiden tutkijat saattavat tulla </w:t>
      </w:r>
      <w:del w:id="277" w:author="Unknown Author" w:date="2017-09-07T09:53:57Z">
        <w:r>
          <w:rPr>
            <w:rFonts w:cs="Times New Roman" w:ascii="Times New Roman" w:hAnsi="Times New Roman"/>
            <w:lang w:val="fi-FI"/>
          </w:rPr>
          <w:delText xml:space="preserve">hyvin </w:delText>
        </w:r>
      </w:del>
      <w:r>
        <w:rPr>
          <w:rFonts w:cs="Times New Roman" w:ascii="Times New Roman" w:hAnsi="Times New Roman"/>
          <w:lang w:val="fi-FI"/>
        </w:rPr>
        <w:t xml:space="preserve">toisenlaisten tutkimustraditioitten piiristä. Osa tutkijoista tuntuu ajattelevan, että uusia menetelmiä käytettäessä tutkimus voitaisiin irrottaa aiemmista viitekehyksistä. </w:t>
      </w:r>
    </w:p>
    <w:p>
      <w:pPr>
        <w:pStyle w:val="Normal"/>
        <w:spacing w:lineRule="auto" w:line="276"/>
        <w:rPr/>
      </w:pPr>
      <w:ins w:id="279" w:author="Unknown Author" w:date="2017-09-07T11:36:57Z">
        <w:r>
          <w:rPr>
            <w:rFonts w:cs="Times New Roman" w:ascii="Times New Roman" w:hAnsi="Times New Roman"/>
            <w:lang w:val="fi-FI"/>
          </w:rPr>
          <w:t>D</w:t>
        </w:r>
      </w:ins>
      <w:ins w:id="280" w:author="Unknown Author" w:date="2017-09-07T11:36:57Z">
        <w:r>
          <w:rPr>
            <w:rFonts w:cs="Times New Roman" w:ascii="Times New Roman" w:hAnsi="Times New Roman"/>
            <w:lang w:val="fi-FI"/>
          </w:rPr>
          <w:t xml:space="preserve">igitaalisten ihmistieteiden </w:t>
        </w:r>
      </w:ins>
      <w:ins w:id="281" w:author="Unknown Author" w:date="2017-09-07T11:36:57Z">
        <w:r>
          <w:rPr>
            <w:rFonts w:cs="Times New Roman" w:ascii="Times New Roman" w:hAnsi="Times New Roman"/>
            <w:lang w:val="fi-FI"/>
          </w:rPr>
          <w:t xml:space="preserve">tutkimus </w:t>
        </w:r>
      </w:ins>
      <w:ins w:id="282" w:author="Unknown Author" w:date="2017-09-07T11:36:57Z">
        <w:r>
          <w:rPr>
            <w:rFonts w:cs="Times New Roman" w:ascii="Times New Roman" w:hAnsi="Times New Roman"/>
            <w:lang w:val="fi-FI"/>
          </w:rPr>
          <w:t xml:space="preserve">ei voi </w:t>
        </w:r>
      </w:ins>
      <w:ins w:id="283" w:author="Unknown Author" w:date="2017-09-07T11:36:57Z">
        <w:r>
          <w:rPr>
            <w:rFonts w:cs="Times New Roman" w:ascii="Times New Roman" w:hAnsi="Times New Roman"/>
            <w:lang w:val="fi-FI"/>
          </w:rPr>
          <w:t xml:space="preserve">kuitenkaan </w:t>
        </w:r>
      </w:ins>
      <w:ins w:id="284" w:author="Unknown Author" w:date="2017-09-07T11:36:57Z">
        <w:r>
          <w:rPr>
            <w:rFonts w:cs="Times New Roman" w:ascii="Times New Roman" w:hAnsi="Times New Roman"/>
            <w:lang w:val="fi-FI"/>
          </w:rPr>
          <w:t xml:space="preserve">täysin </w:t>
        </w:r>
      </w:ins>
      <w:ins w:id="285" w:author="Unknown Author" w:date="2017-09-07T11:36:57Z">
        <w:r>
          <w:rPr>
            <w:rFonts w:cs="Times New Roman" w:ascii="Times New Roman" w:hAnsi="Times New Roman"/>
            <w:lang w:val="fi-FI"/>
          </w:rPr>
          <w:t>irrota aikaisemmasta, samankaltaista kulttuuriperintöaineistoa koskevasta tutkimustraditiosta. Uusien kysymystenasettelujen tulee kyetä operoimaan luontevasti historiantutkimuksen kentässä.</w:t>
        </w:r>
      </w:ins>
      <w:ins w:id="286" w:author="Unknown Author" w:date="2017-09-07T11:36:57Z">
        <w:r>
          <w:rPr>
            <w:rStyle w:val="FootnoteAnchor"/>
            <w:rFonts w:cs="Times New Roman" w:ascii="Times New Roman" w:hAnsi="Times New Roman"/>
            <w:lang w:val="fi-FI"/>
          </w:rPr>
          <w:footnoteReference w:id="19"/>
        </w:r>
      </w:ins>
      <w:ins w:id="287" w:author="Unknown Author" w:date="2017-09-07T11:36:57Z">
        <w:r>
          <w:rPr>
            <w:rFonts w:cs="Times New Roman" w:ascii="Times New Roman" w:hAnsi="Times New Roman"/>
            <w:lang w:val="fi-FI"/>
          </w:rPr>
          <w:t xml:space="preserve"> </w:t>
        </w:r>
      </w:ins>
    </w:p>
    <w:p>
      <w:pPr>
        <w:pStyle w:val="Normal"/>
        <w:spacing w:lineRule="auto" w:line="276"/>
        <w:rPr>
          <w:i/>
          <w:i/>
        </w:rPr>
      </w:pPr>
      <w:r>
        <w:rPr>
          <w:rFonts w:cs="Times New Roman" w:ascii="Times New Roman" w:hAnsi="Times New Roman"/>
          <w:lang w:val="fi-FI"/>
        </w:rPr>
      </w:r>
    </w:p>
    <w:p>
      <w:pPr>
        <w:pStyle w:val="Normal"/>
        <w:spacing w:lineRule="auto" w:line="276"/>
        <w:rPr/>
      </w:pPr>
      <w:r>
        <w:rPr>
          <w:rFonts w:cs="Times New Roman" w:ascii="Times New Roman" w:hAnsi="Times New Roman"/>
          <w:lang w:val="fi-FI"/>
        </w:rPr>
        <w:t xml:space="preserve">Digitaalisten ihmistieteiden määritelmä on tätä taustaa vasten suoraviivainen: kun tutkimusta tehdään esimerkiksi digitoiduilla sanomalehdillä, </w:t>
      </w:r>
      <w:del w:id="288" w:author="Unknown Author" w:date="2017-09-07T09:36:11Z">
        <w:r>
          <w:rPr>
            <w:rFonts w:cs="Times New Roman" w:ascii="Times New Roman" w:hAnsi="Times New Roman"/>
            <w:lang w:val="fi-FI"/>
          </w:rPr>
          <w:delText xml:space="preserve">laskennallisen kapasiteetin </w:delText>
        </w:r>
      </w:del>
      <w:ins w:id="289" w:author="Unknown Author" w:date="2017-09-07T09:36:18Z">
        <w:r>
          <w:rPr>
            <w:rFonts w:cs="Times New Roman" w:ascii="Times New Roman" w:hAnsi="Times New Roman"/>
            <w:lang w:val="fi-FI"/>
          </w:rPr>
          <w:t xml:space="preserve">datatieteen menetelmien </w:t>
        </w:r>
      </w:ins>
      <w:r>
        <w:rPr>
          <w:rFonts w:cs="Times New Roman" w:ascii="Times New Roman" w:hAnsi="Times New Roman"/>
          <w:lang w:val="fi-FI"/>
        </w:rPr>
        <w:t xml:space="preserve">hyödyntäminen </w:t>
      </w:r>
      <w:del w:id="290" w:author="Unknown Author" w:date="2017-09-07T09:55:03Z">
        <w:r>
          <w:rPr>
            <w:rFonts w:cs="Times New Roman" w:ascii="Times New Roman" w:hAnsi="Times New Roman"/>
            <w:lang w:val="fi-FI"/>
          </w:rPr>
          <w:delText xml:space="preserve">tutkimusongelmien ratkaisuun tekee </w:delText>
        </w:r>
      </w:del>
      <w:ins w:id="291" w:author="Unknown Author" w:date="2017-09-07T09:55:08Z">
        <w:r>
          <w:rPr>
            <w:rFonts w:cs="Times New Roman" w:ascii="Times New Roman" w:hAnsi="Times New Roman"/>
            <w:lang w:val="fi-FI"/>
          </w:rPr>
          <w:t xml:space="preserve">tekee </w:t>
        </w:r>
      </w:ins>
      <w:r>
        <w:rPr>
          <w:rFonts w:cs="Times New Roman" w:ascii="Times New Roman" w:hAnsi="Times New Roman"/>
          <w:lang w:val="fi-FI"/>
        </w:rPr>
        <w:t xml:space="preserve">tutkimuksesta digitaalisten ihmistieteiden piiriin kuuluvaa. </w:t>
      </w:r>
      <w:ins w:id="292" w:author="Unknown Author" w:date="2017-09-07T00:15:06Z">
        <w:r>
          <w:rPr>
            <w:rFonts w:cs="Times New Roman" w:ascii="Times New Roman" w:hAnsi="Times New Roman"/>
            <w:lang w:val="fi-FI"/>
          </w:rPr>
          <w:t xml:space="preserve">Pelkkä </w:t>
        </w:r>
      </w:ins>
      <w:del w:id="293" w:author="Unknown Author" w:date="2017-09-07T00:15:09Z">
        <w:r>
          <w:rPr>
            <w:rFonts w:cs="Times New Roman" w:ascii="Times New Roman" w:hAnsi="Times New Roman"/>
            <w:lang w:val="fi-FI"/>
          </w:rPr>
          <w:delText>D</w:delText>
        </w:r>
      </w:del>
      <w:ins w:id="294" w:author="Unknown Author" w:date="2017-09-07T00:15:11Z">
        <w:r>
          <w:rPr>
            <w:rFonts w:cs="Times New Roman" w:ascii="Times New Roman" w:hAnsi="Times New Roman"/>
            <w:lang w:val="fi-FI"/>
          </w:rPr>
          <w:t>d</w:t>
        </w:r>
      </w:ins>
      <w:r>
        <w:rPr>
          <w:rFonts w:cs="Times New Roman" w:ascii="Times New Roman" w:hAnsi="Times New Roman"/>
          <w:lang w:val="fi-FI"/>
        </w:rPr>
        <w:t xml:space="preserve">igitaalisten sanomalehtien katselu ei </w:t>
      </w:r>
      <w:ins w:id="295" w:author="Unknown Author" w:date="2017-09-07T09:55:23Z">
        <w:r>
          <w:rPr>
            <w:rFonts w:cs="Times New Roman" w:ascii="Times New Roman" w:hAnsi="Times New Roman"/>
            <w:lang w:val="fi-FI"/>
          </w:rPr>
          <w:t xml:space="preserve">kuitenkaan </w:t>
        </w:r>
      </w:ins>
      <w:r>
        <w:rPr>
          <w:rFonts w:cs="Times New Roman" w:ascii="Times New Roman" w:hAnsi="Times New Roman"/>
          <w:lang w:val="fi-FI"/>
        </w:rPr>
        <w:t>vielä kuulu digitaalisten ihmistieteiden piiriin</w:t>
      </w:r>
      <w:del w:id="296" w:author="Unknown Author" w:date="2017-09-07T00:15:05Z">
        <w:r>
          <w:rPr>
            <w:rFonts w:cs="Times New Roman" w:ascii="Times New Roman" w:hAnsi="Times New Roman"/>
            <w:lang w:val="fi-FI"/>
          </w:rPr>
          <w:delText>, koska siihen ei liity tutkimusongelmien ratkontaa digitaalisten menetelmien avustuksella</w:delText>
        </w:r>
      </w:del>
      <w:del w:id="297" w:author="Unknown Author" w:date="2017-09-07T11:35:49Z">
        <w:r>
          <w:rPr>
            <w:rFonts w:cs="Times New Roman" w:ascii="Times New Roman" w:hAnsi="Times New Roman"/>
            <w:lang w:val="fi-FI"/>
          </w:rPr>
          <w:delText xml:space="preserve">. </w:delText>
        </w:r>
      </w:del>
      <w:ins w:id="298" w:author="Unknown Author" w:date="2017-09-07T11:35:34Z">
        <w:r>
          <w:rPr>
            <w:rFonts w:cs="Times New Roman" w:ascii="Times New Roman" w:hAnsi="Times New Roman"/>
            <w:lang w:val="fi-FI"/>
          </w:rPr>
          <w:t xml:space="preserve"> </w:t>
        </w:r>
      </w:ins>
      <w:ins w:id="299" w:author="Unknown Author" w:date="2017-09-07T11:35:34Z">
        <w:r>
          <w:rPr>
            <w:rFonts w:cs="Times New Roman" w:ascii="Times New Roman" w:hAnsi="Times New Roman"/>
            <w:lang w:val="fi-FI"/>
          </w:rPr>
          <w:t>eikä p</w:t>
        </w:r>
      </w:ins>
      <w:ins w:id="300" w:author="Unknown Author" w:date="2017-09-07T11:35:34Z">
        <w:r>
          <w:rPr>
            <w:rFonts w:cs="Times New Roman" w:ascii="Times New Roman" w:hAnsi="Times New Roman"/>
            <w:lang w:val="fi-FI"/>
          </w:rPr>
          <w:t>uhtaa</w:t>
        </w:r>
      </w:ins>
      <w:ins w:id="301" w:author="Unknown Author" w:date="2017-09-07T11:35:34Z">
        <w:r>
          <w:rPr>
            <w:rFonts w:cs="Times New Roman" w:ascii="Times New Roman" w:hAnsi="Times New Roman"/>
            <w:lang w:val="fi-FI"/>
          </w:rPr>
          <w:t>n</w:t>
        </w:r>
      </w:ins>
      <w:ins w:id="302" w:author="Unknown Author" w:date="2017-09-07T11:35:34Z">
        <w:r>
          <w:rPr>
            <w:rFonts w:cs="Times New Roman" w:ascii="Times New Roman" w:hAnsi="Times New Roman"/>
            <w:lang w:val="fi-FI"/>
          </w:rPr>
          <w:t xml:space="preserve"> teoreetti</w:t>
        </w:r>
      </w:ins>
      <w:ins w:id="303" w:author="Unknown Author" w:date="2017-09-07T11:35:34Z">
        <w:r>
          <w:rPr>
            <w:rFonts w:cs="Times New Roman" w:ascii="Times New Roman" w:hAnsi="Times New Roman"/>
            <w:lang w:val="fi-FI"/>
          </w:rPr>
          <w:t>n</w:t>
        </w:r>
      </w:ins>
      <w:ins w:id="304" w:author="Unknown Author" w:date="2017-09-07T11:35:34Z">
        <w:r>
          <w:rPr>
            <w:rFonts w:cs="Times New Roman" w:ascii="Times New Roman" w:hAnsi="Times New Roman"/>
            <w:lang w:val="fi-FI"/>
          </w:rPr>
          <w:t>en</w:t>
        </w:r>
      </w:ins>
      <w:ins w:id="305" w:author="Unknown Author" w:date="2017-09-07T11:35:34Z">
        <w:r>
          <w:rPr>
            <w:rFonts w:cs="Times New Roman" w:ascii="Times New Roman" w:hAnsi="Times New Roman"/>
            <w:lang w:val="fi-FI"/>
          </w:rPr>
          <w:t>kaan</w:t>
        </w:r>
      </w:ins>
      <w:ins w:id="306" w:author="Unknown Author" w:date="2017-09-07T11:35:34Z">
        <w:r>
          <w:rPr>
            <w:rFonts w:cs="Times New Roman" w:ascii="Times New Roman" w:hAnsi="Times New Roman"/>
            <w:lang w:val="fi-FI"/>
          </w:rPr>
          <w:t xml:space="preserve"> menetelmäkehitys </w:t>
        </w:r>
      </w:ins>
      <w:ins w:id="307" w:author="Unknown Author" w:date="2017-09-07T11:35:34Z">
        <w:r>
          <w:rPr>
            <w:rFonts w:cs="Times New Roman" w:ascii="Times New Roman" w:hAnsi="Times New Roman"/>
            <w:lang w:val="fi-FI"/>
          </w:rPr>
          <w:t xml:space="preserve">itsessään </w:t>
        </w:r>
      </w:ins>
      <w:ins w:id="308" w:author="Unknown Author" w:date="2017-09-07T11:35:34Z">
        <w:r>
          <w:rPr>
            <w:rFonts w:cs="Times New Roman" w:ascii="Times New Roman" w:hAnsi="Times New Roman"/>
            <w:lang w:val="fi-FI"/>
          </w:rPr>
          <w:t xml:space="preserve">vielä </w:t>
        </w:r>
      </w:ins>
      <w:ins w:id="309" w:author="Unknown Author" w:date="2017-09-07T11:35:34Z">
        <w:r>
          <w:rPr>
            <w:rFonts w:cs="Times New Roman" w:ascii="Times New Roman" w:hAnsi="Times New Roman"/>
            <w:lang w:val="fi-FI"/>
          </w:rPr>
          <w:t xml:space="preserve">ole historiantutkimusta, vaan </w:t>
        </w:r>
      </w:ins>
      <w:ins w:id="310" w:author="Unknown Author" w:date="2017-09-07T11:35:34Z">
        <w:r>
          <w:rPr>
            <w:rFonts w:cs="Times New Roman" w:ascii="Times New Roman" w:hAnsi="Times New Roman"/>
            <w:lang w:val="fi-FI"/>
          </w:rPr>
          <w:t xml:space="preserve">lukeutuu </w:t>
        </w:r>
      </w:ins>
      <w:ins w:id="311" w:author="Unknown Author" w:date="2017-09-07T11:35:34Z">
        <w:r>
          <w:rPr>
            <w:rFonts w:cs="Times New Roman" w:ascii="Times New Roman" w:hAnsi="Times New Roman"/>
            <w:lang w:val="fi-FI"/>
          </w:rPr>
          <w:t xml:space="preserve">esimerkiksi tietojenkäsittelytieteen tai kieliteknologian piiriin. </w:t>
        </w:r>
      </w:ins>
      <w:ins w:id="312" w:author="Unknown Author" w:date="2017-09-07T11:35:34Z">
        <w:r>
          <w:rPr>
            <w:rFonts w:cs="Times New Roman" w:ascii="Times New Roman" w:hAnsi="Times New Roman"/>
            <w:lang w:val="fi-FI"/>
          </w:rPr>
          <w:t xml:space="preserve">Soveltava </w:t>
        </w:r>
      </w:ins>
      <w:ins w:id="313" w:author="Unknown Author" w:date="2017-09-07T11:35:34Z">
        <w:r>
          <w:rPr>
            <w:rFonts w:cs="Times New Roman" w:ascii="Times New Roman" w:hAnsi="Times New Roman"/>
            <w:lang w:val="fi-FI"/>
          </w:rPr>
          <w:t>menetelm</w:t>
        </w:r>
      </w:ins>
      <w:ins w:id="314" w:author="Unknown Author" w:date="2017-09-07T11:35:34Z">
        <w:r>
          <w:rPr>
            <w:rFonts w:cs="Times New Roman" w:ascii="Times New Roman" w:hAnsi="Times New Roman"/>
            <w:lang w:val="fi-FI"/>
          </w:rPr>
          <w:t>ä</w:t>
        </w:r>
      </w:ins>
      <w:ins w:id="315" w:author="Unknown Author" w:date="2017-09-07T11:35:34Z">
        <w:r>
          <w:rPr>
            <w:rFonts w:cs="Times New Roman" w:ascii="Times New Roman" w:hAnsi="Times New Roman"/>
            <w:lang w:val="fi-FI"/>
          </w:rPr>
          <w:t>kehit</w:t>
        </w:r>
      </w:ins>
      <w:ins w:id="316" w:author="Unknown Author" w:date="2017-09-07T11:35:34Z">
        <w:r>
          <w:rPr>
            <w:rFonts w:cs="Times New Roman" w:ascii="Times New Roman" w:hAnsi="Times New Roman"/>
            <w:lang w:val="fi-FI"/>
          </w:rPr>
          <w:t>ys</w:t>
        </w:r>
      </w:ins>
      <w:ins w:id="317" w:author="Unknown Author" w:date="2017-09-07T11:35:34Z">
        <w:r>
          <w:rPr>
            <w:rFonts w:cs="Times New Roman" w:ascii="Times New Roman" w:hAnsi="Times New Roman"/>
            <w:lang w:val="fi-FI"/>
          </w:rPr>
          <w:t xml:space="preserve"> </w:t>
        </w:r>
      </w:ins>
      <w:ins w:id="318" w:author="Unknown Author" w:date="2017-09-07T11:35:34Z">
        <w:r>
          <w:rPr>
            <w:rFonts w:cs="Times New Roman" w:ascii="Times New Roman" w:hAnsi="Times New Roman"/>
            <w:lang w:val="fi-FI"/>
          </w:rPr>
          <w:t>voidaan</w:t>
        </w:r>
      </w:ins>
      <w:ins w:id="319" w:author="Unknown Author" w:date="2017-09-07T11:35:34Z">
        <w:r>
          <w:rPr>
            <w:rFonts w:cs="Times New Roman" w:ascii="Times New Roman" w:hAnsi="Times New Roman"/>
            <w:lang w:val="fi-FI"/>
          </w:rPr>
          <w:t xml:space="preserve"> </w:t>
        </w:r>
      </w:ins>
      <w:ins w:id="320" w:author="Unknown Author" w:date="2017-09-07T11:35:34Z">
        <w:r>
          <w:rPr>
            <w:rFonts w:cs="Times New Roman" w:ascii="Times New Roman" w:hAnsi="Times New Roman"/>
            <w:lang w:val="fi-FI"/>
          </w:rPr>
          <w:t xml:space="preserve">sen sijaan </w:t>
        </w:r>
      </w:ins>
      <w:ins w:id="321" w:author="Unknown Author" w:date="2017-09-07T11:35:34Z">
        <w:r>
          <w:rPr>
            <w:rFonts w:cs="Times New Roman" w:ascii="Times New Roman" w:hAnsi="Times New Roman"/>
            <w:lang w:val="fi-FI"/>
          </w:rPr>
          <w:t>katsoa digitaalisten ihmistieteiden piiriin kuuluvaksi tutkimukseksi.</w:t>
        </w:r>
      </w:ins>
      <w:del w:id="322" w:author="Unknown Author" w:date="2017-09-06T10:03:20Z">
        <w:r>
          <w:rPr>
            <w:rFonts w:cs="Times New Roman" w:ascii="Times New Roman" w:hAnsi="Times New Roman"/>
            <w:lang w:val="fi-FI"/>
          </w:rPr>
          <w:delText xml:space="preserve">Historiantutkimuksessa ei myöskään pitäisi sekoittaa </w:delText>
        </w:r>
      </w:del>
      <w:ins w:id="323" w:author="Unknown Author" w:date="2017-09-07T11:36:24Z">
        <w:r>
          <w:rPr>
            <w:rFonts w:cs="Times New Roman" w:ascii="Times New Roman" w:hAnsi="Times New Roman"/>
            <w:lang w:val="fi-FI"/>
          </w:rPr>
          <w:t xml:space="preserve"> </w:t>
        </w:r>
      </w:ins>
    </w:p>
    <w:p>
      <w:pPr>
        <w:pStyle w:val="Normal"/>
        <w:spacing w:lineRule="auto" w:line="276"/>
        <w:rPr>
          <w:rFonts w:ascii="Times New Roman" w:hAnsi="Times New Roman" w:cs="Times New Roman"/>
          <w:lang w:val="fi-FI"/>
        </w:rPr>
      </w:pPr>
      <w:ins w:id="324" w:author="Unknown Author" w:date="2017-09-07T11:38:16Z">
        <w:r>
          <w:rPr/>
        </w:r>
      </w:ins>
    </w:p>
    <w:p>
      <w:pPr>
        <w:pStyle w:val="Normal"/>
        <w:spacing w:lineRule="auto" w:line="276"/>
        <w:rPr/>
      </w:pPr>
      <w:ins w:id="325" w:author="Unknown Author" w:date="2017-09-07T11:38:16Z">
        <w:r>
          <w:rPr>
            <w:rFonts w:cs="Times New Roman" w:ascii="Times New Roman" w:hAnsi="Times New Roman"/>
            <w:lang w:val="fi-FI"/>
          </w:rPr>
          <w:t xml:space="preserve">Datatieteen </w:t>
        </w:r>
      </w:ins>
      <w:ins w:id="326" w:author="Unknown Author" w:date="2017-09-06T10:03:21Z">
        <w:r>
          <w:rPr>
            <w:rFonts w:cs="Times New Roman" w:ascii="Times New Roman" w:hAnsi="Times New Roman"/>
            <w:lang w:val="fi-FI"/>
          </w:rPr>
          <w:t xml:space="preserve">menetelmien kirjo on laaja samoin </w:t>
        </w:r>
      </w:ins>
      <w:ins w:id="327" w:author="Unknown Author" w:date="2017-09-06T10:03:21Z">
        <w:r>
          <w:rPr>
            <w:rFonts w:cs="Times New Roman" w:ascii="Times New Roman" w:hAnsi="Times New Roman"/>
            <w:lang w:val="fi-FI"/>
          </w:rPr>
          <w:t xml:space="preserve">kuin </w:t>
        </w:r>
      </w:ins>
      <w:ins w:id="328" w:author="Unknown Author" w:date="2017-09-06T10:03:21Z">
        <w:r>
          <w:rPr>
            <w:rFonts w:cs="Times New Roman" w:ascii="Times New Roman" w:hAnsi="Times New Roman"/>
            <w:lang w:val="fi-FI"/>
          </w:rPr>
          <w:t xml:space="preserve">käyttäjien tarpeet. </w:t>
        </w:r>
      </w:ins>
      <w:ins w:id="329" w:author="Unknown Author" w:date="2017-09-06T10:06:30Z">
        <w:r>
          <w:rPr>
            <w:rFonts w:cs="Times New Roman" w:ascii="Times New Roman" w:hAnsi="Times New Roman"/>
            <w:lang w:val="fi-FI"/>
          </w:rPr>
          <w:t>Esimerkiksi</w:t>
        </w:r>
      </w:ins>
      <w:del w:id="330" w:author="Unknown Author" w:date="2017-09-07T00:15:40Z">
        <w:r>
          <w:rPr>
            <w:rFonts w:cs="Times New Roman" w:ascii="Times New Roman" w:hAnsi="Times New Roman"/>
            <w:lang w:val="fi-FI"/>
          </w:rPr>
          <w:delText xml:space="preserve">digitaalisten </w:delText>
        </w:r>
      </w:del>
      <w:ins w:id="331" w:author="Unknown Author" w:date="2017-09-07T00:15:41Z">
        <w:r>
          <w:rPr>
            <w:rFonts w:cs="Times New Roman" w:ascii="Times New Roman" w:hAnsi="Times New Roman"/>
            <w:lang w:val="fi-FI"/>
          </w:rPr>
          <w:t xml:space="preserve"> </w:t>
        </w:r>
      </w:ins>
      <w:r>
        <w:rPr>
          <w:rFonts w:cs="Times New Roman" w:ascii="Times New Roman" w:hAnsi="Times New Roman"/>
          <w:lang w:val="fi-FI"/>
        </w:rPr>
        <w:t xml:space="preserve">aineistojen </w:t>
      </w:r>
      <w:ins w:id="332" w:author="Unknown Author" w:date="2017-09-06T10:06:58Z">
        <w:commentRangeStart w:id="0"/>
        <w:r>
          <w:rPr>
            <w:rFonts w:cs="Times New Roman" w:ascii="Times New Roman" w:hAnsi="Times New Roman"/>
            <w:lang w:val="fi-FI"/>
          </w:rPr>
          <w:t xml:space="preserve">haku ja </w:t>
        </w:r>
      </w:ins>
      <w:r>
        <w:rPr>
          <w:rFonts w:cs="Times New Roman" w:ascii="Times New Roman" w:hAnsi="Times New Roman"/>
          <w:lang w:val="fi-FI"/>
        </w:rPr>
        <w:t>selailu</w:t>
      </w:r>
      <w:del w:id="333" w:author="Unknown Author" w:date="2017-09-06T10:06:37Z">
        <w:r>
          <w:rPr>
            <w:rFonts w:cs="Times New Roman" w:ascii="Times New Roman" w:hAnsi="Times New Roman"/>
            <w:lang w:val="fi-FI"/>
          </w:rPr>
          <w:delText xml:space="preserve">a tai lukemista </w:delText>
        </w:r>
      </w:del>
      <w:ins w:id="334" w:author="Unknown Author" w:date="2017-09-06T10:06:37Z">
        <w:r>
          <w:rPr>
            <w:rFonts w:cs="Times New Roman" w:ascii="Times New Roman" w:hAnsi="Times New Roman"/>
            <w:lang w:val="fi-FI"/>
          </w:rPr>
          <w:t xml:space="preserve"> </w:t>
        </w:r>
      </w:ins>
      <w:ins w:id="335" w:author="Unknown Author" w:date="2017-09-06T10:06:37Z">
        <w:r>
          <w:rPr>
            <w:rFonts w:cs="Times New Roman" w:ascii="Times New Roman" w:hAnsi="Times New Roman"/>
            <w:lang w:val="fi-FI"/>
          </w:rPr>
          <w:t xml:space="preserve">tähän suunniteltujen käyttöliittymien avulla </w:t>
        </w:r>
      </w:ins>
      <w:ins w:id="336" w:author="Unknown Author" w:date="2017-09-06T10:07:06Z">
        <w:r>
          <w:rPr>
            <w:rFonts w:cs="Times New Roman" w:ascii="Times New Roman" w:hAnsi="Times New Roman"/>
            <w:lang w:val="fi-FI"/>
          </w:rPr>
          <w:t xml:space="preserve">vaatii erilaisia teknisiä ratkaisuja ja palvelee erilaisia käyttäjiä kuin </w:t>
        </w:r>
      </w:ins>
      <w:del w:id="337" w:author="Unknown Author" w:date="2017-09-06T10:07:32Z">
        <w:r>
          <w:rPr>
            <w:rFonts w:cs="Times New Roman" w:ascii="Times New Roman" w:hAnsi="Times New Roman"/>
            <w:lang w:val="fi-FI"/>
          </w:rPr>
          <w:delText xml:space="preserve">ja </w:delText>
        </w:r>
      </w:del>
      <w:ins w:id="338" w:author="Unknown Author" w:date="2017-09-06T10:07:33Z">
        <w:r>
          <w:rPr>
            <w:rFonts w:cs="Times New Roman" w:ascii="Times New Roman" w:hAnsi="Times New Roman"/>
            <w:lang w:val="fi-FI"/>
          </w:rPr>
          <w:t xml:space="preserve">samoihin tietoaineistoihin kohdistuva </w:t>
        </w:r>
      </w:ins>
      <w:del w:id="339" w:author="Unknown Author" w:date="2017-09-06T10:07:59Z">
        <w:r>
          <w:rPr>
            <w:rFonts w:cs="Times New Roman" w:ascii="Times New Roman" w:hAnsi="Times New Roman"/>
            <w:lang w:val="fi-FI"/>
          </w:rPr>
          <w:delText xml:space="preserve">laskennallisten </w:delText>
        </w:r>
      </w:del>
      <w:ins w:id="340" w:author="Unknown Author" w:date="2017-09-06T10:08:04Z">
        <w:r>
          <w:rPr>
            <w:rFonts w:cs="Times New Roman" w:ascii="Times New Roman" w:hAnsi="Times New Roman"/>
            <w:lang w:val="fi-FI"/>
          </w:rPr>
          <w:t xml:space="preserve">laskennallinen </w:t>
        </w:r>
      </w:ins>
      <w:del w:id="341" w:author="Unknown Author" w:date="2017-09-06T10:08:08Z">
        <w:r>
          <w:rPr>
            <w:rFonts w:cs="Times New Roman" w:ascii="Times New Roman" w:hAnsi="Times New Roman"/>
            <w:lang w:val="fi-FI"/>
          </w:rPr>
          <w:delText>analyysimetodien käyttöä</w:delText>
        </w:r>
      </w:del>
      <w:ins w:id="342" w:author="Unknown Author" w:date="2017-09-06T10:08:09Z">
        <w:r>
          <w:rPr>
            <w:rFonts w:cs="Times New Roman" w:ascii="Times New Roman" w:hAnsi="Times New Roman"/>
            <w:lang w:val="fi-FI"/>
          </w:rPr>
          <w:t xml:space="preserve">analyysi, jossa tilastollisten ohjelmointikielten </w:t>
        </w:r>
      </w:ins>
      <w:ins w:id="343" w:author="Unknown Author" w:date="2017-09-07T11:39:03Z">
        <w:r>
          <w:rPr>
            <w:rFonts w:cs="Times New Roman" w:ascii="Times New Roman" w:hAnsi="Times New Roman"/>
            <w:lang w:val="fi-FI"/>
          </w:rPr>
          <w:t xml:space="preserve">avulla </w:t>
        </w:r>
      </w:ins>
      <w:ins w:id="344" w:author="Unknown Author" w:date="2017-09-06T10:12:12Z">
        <w:r>
          <w:rPr>
            <w:rFonts w:cs="Times New Roman" w:ascii="Times New Roman" w:hAnsi="Times New Roman"/>
            <w:lang w:val="fi-FI"/>
          </w:rPr>
          <w:t xml:space="preserve">tutkitaan </w:t>
        </w:r>
      </w:ins>
      <w:ins w:id="345" w:author="Unknown Author" w:date="2017-09-06T10:09:34Z">
        <w:r>
          <w:rPr>
            <w:rFonts w:cs="Times New Roman" w:ascii="Times New Roman" w:hAnsi="Times New Roman"/>
            <w:lang w:val="fi-FI"/>
          </w:rPr>
          <w:t xml:space="preserve">aineistossa esiintyviä </w:t>
        </w:r>
      </w:ins>
      <w:ins w:id="346" w:author="Unknown Author" w:date="2017-09-06T10:12:21Z">
        <w:r>
          <w:rPr>
            <w:rFonts w:cs="Times New Roman" w:ascii="Times New Roman" w:hAnsi="Times New Roman"/>
            <w:lang w:val="fi-FI"/>
          </w:rPr>
          <w:t xml:space="preserve">laajoja </w:t>
        </w:r>
      </w:ins>
      <w:ins w:id="347" w:author="Unknown Author" w:date="2017-09-06T10:10:07Z">
        <w:r>
          <w:rPr>
            <w:rFonts w:cs="Times New Roman" w:ascii="Times New Roman" w:hAnsi="Times New Roman"/>
            <w:lang w:val="fi-FI"/>
          </w:rPr>
          <w:t>säännönmukaisuuksia ja niiden tilastollista merkitsevyyttä</w:t>
        </w:r>
      </w:ins>
      <w:ins w:id="348" w:author="Unknown Author" w:date="2017-09-06T10:14:13Z">
        <w:r>
          <w:rPr>
            <w:rFonts w:cs="Times New Roman" w:ascii="Times New Roman" w:hAnsi="Times New Roman"/>
            <w:lang w:val="fi-FI"/>
          </w:rPr>
          <w:t xml:space="preserve">, </w:t>
        </w:r>
      </w:ins>
      <w:ins w:id="349" w:author="Unknown Author" w:date="2017-09-06T10:14:13Z">
        <w:r>
          <w:rPr>
            <w:rFonts w:cs="Times New Roman" w:ascii="Times New Roman" w:hAnsi="Times New Roman"/>
            <w:lang w:val="fi-FI"/>
          </w:rPr>
          <w:t>kuten vaikkapa kirjapainotoiminnan leviämisvauhdin vertailua eri kielialueilla ja tieteenaloilla</w:t>
        </w:r>
      </w:ins>
      <w:r>
        <w:rPr>
          <w:rFonts w:cs="Times New Roman" w:ascii="Times New Roman" w:hAnsi="Times New Roman"/>
          <w:lang w:val="fi-FI"/>
        </w:rPr>
        <w:t>.</w:t>
      </w:r>
      <w:r>
        <w:rPr>
          <w:rFonts w:cs="Times New Roman" w:ascii="Times New Roman" w:hAnsi="Times New Roman"/>
          <w:lang w:val="fi-FI"/>
        </w:rPr>
        <w:commentReference w:id="1"/>
      </w:r>
      <w:del w:id="350" w:author="Unknown Author" w:date="2017-09-06T10:12:35Z">
        <w:r>
          <w:rPr>
            <w:rFonts w:cs="Times New Roman" w:ascii="Times New Roman" w:hAnsi="Times New Roman"/>
            <w:lang w:val="fi-FI"/>
          </w:rPr>
          <w:delText xml:space="preserve"> </w:delText>
        </w:r>
      </w:del>
      <w:ins w:id="351" w:author="Unknown Author" w:date="2017-09-06T10:17:02Z">
        <w:commentRangeEnd w:id="0"/>
        <w:r>
          <w:commentReference w:id="0"/>
        </w:r>
        <w:r>
          <w:rPr>
            <w:rFonts w:cs="Times New Roman" w:ascii="Times New Roman" w:hAnsi="Times New Roman"/>
            <w:lang w:val="fi-FI"/>
          </w:rPr>
          <w:commentReference w:id="2"/>
        </w:r>
      </w:ins>
      <w:ins w:id="352" w:author="Unknown Author" w:date="2017-09-06T10:15:12Z">
        <w:r>
          <w:rPr>
            <w:rFonts w:cs="Times New Roman" w:ascii="Times New Roman" w:hAnsi="Times New Roman"/>
            <w:lang w:val="fi-FI"/>
          </w:rPr>
          <w:t xml:space="preserve"> </w:t>
        </w:r>
      </w:ins>
      <w:r>
        <w:rPr>
          <w:rFonts w:cs="Times New Roman" w:ascii="Times New Roman" w:hAnsi="Times New Roman"/>
          <w:lang w:val="fi-FI"/>
        </w:rPr>
        <w:t>Perinteisempi sanomalehtitutkimus</w:t>
      </w:r>
      <w:del w:id="353" w:author="Unknown Author" w:date="2017-09-07T09:56:21Z">
        <w:r>
          <w:rPr>
            <w:rFonts w:cs="Times New Roman" w:ascii="Times New Roman" w:hAnsi="Times New Roman"/>
            <w:lang w:val="fi-FI"/>
          </w:rPr>
          <w:delText xml:space="preserve"> (esimerkiksi niin, </w:delText>
        </w:r>
      </w:del>
      <w:ins w:id="354" w:author="Unknown Author" w:date="2017-09-07T09:56:21Z">
        <w:r>
          <w:rPr>
            <w:rFonts w:cs="Times New Roman" w:ascii="Times New Roman" w:hAnsi="Times New Roman"/>
            <w:lang w:val="fi-FI"/>
          </w:rPr>
          <w:t xml:space="preserve">, </w:t>
        </w:r>
      </w:ins>
      <w:ins w:id="355" w:author="Unknown Author" w:date="2017-09-07T09:56:21Z">
        <w:r>
          <w:rPr>
            <w:rFonts w:cs="Times New Roman" w:ascii="Times New Roman" w:hAnsi="Times New Roman"/>
            <w:lang w:val="fi-FI"/>
          </w:rPr>
          <w:t>joss</w:t>
        </w:r>
      </w:ins>
      <w:del w:id="356" w:author="Unknown Author" w:date="2017-09-07T09:56:23Z">
        <w:r>
          <w:rPr>
            <w:rFonts w:cs="Times New Roman" w:ascii="Times New Roman" w:hAnsi="Times New Roman"/>
            <w:lang w:val="fi-FI"/>
          </w:rPr>
          <w:delText xml:space="preserve">että </w:delText>
        </w:r>
      </w:del>
      <w:ins w:id="357" w:author="Unknown Author" w:date="2017-09-07T09:56:24Z">
        <w:r>
          <w:rPr>
            <w:rFonts w:cs="Times New Roman" w:ascii="Times New Roman" w:hAnsi="Times New Roman"/>
            <w:lang w:val="fi-FI"/>
          </w:rPr>
          <w:t xml:space="preserve">a </w:t>
        </w:r>
      </w:ins>
      <w:r>
        <w:rPr>
          <w:rFonts w:cs="Times New Roman" w:ascii="Times New Roman" w:hAnsi="Times New Roman"/>
          <w:lang w:val="fi-FI"/>
        </w:rPr>
        <w:t xml:space="preserve">digitoitua sanomalehteä </w:t>
      </w:r>
      <w:ins w:id="358" w:author="Unknown Author" w:date="2017-09-07T09:56:25Z">
        <w:r>
          <w:rPr>
            <w:rFonts w:cs="Times New Roman" w:ascii="Times New Roman" w:hAnsi="Times New Roman"/>
            <w:lang w:val="fi-FI"/>
          </w:rPr>
          <w:t xml:space="preserve">voidaan </w:t>
        </w:r>
      </w:ins>
      <w:r>
        <w:rPr>
          <w:rFonts w:cs="Times New Roman" w:ascii="Times New Roman" w:hAnsi="Times New Roman"/>
          <w:lang w:val="fi-FI"/>
        </w:rPr>
        <w:t>käyt</w:t>
      </w:r>
      <w:del w:id="359" w:author="Unknown Author" w:date="2017-09-07T09:56:28Z">
        <w:r>
          <w:rPr>
            <w:rFonts w:cs="Times New Roman" w:ascii="Times New Roman" w:hAnsi="Times New Roman"/>
            <w:lang w:val="fi-FI"/>
          </w:rPr>
          <w:delText>etään</w:delText>
        </w:r>
      </w:del>
      <w:ins w:id="360" w:author="Unknown Author" w:date="2017-09-07T09:56:29Z">
        <w:r>
          <w:rPr>
            <w:rFonts w:cs="Times New Roman" w:ascii="Times New Roman" w:hAnsi="Times New Roman"/>
            <w:lang w:val="fi-FI"/>
          </w:rPr>
          <w:t>tää esimerkiksi</w:t>
        </w:r>
      </w:ins>
      <w:r>
        <w:rPr>
          <w:rFonts w:cs="Times New Roman" w:ascii="Times New Roman" w:hAnsi="Times New Roman"/>
          <w:lang w:val="fi-FI"/>
        </w:rPr>
        <w:t xml:space="preserve"> tavanomaisen sanahaun kautta</w:t>
      </w:r>
      <w:del w:id="361" w:author="Unknown Author" w:date="2017-09-07T09:56:33Z">
        <w:r>
          <w:rPr>
            <w:rFonts w:cs="Times New Roman" w:ascii="Times New Roman" w:hAnsi="Times New Roman"/>
            <w:lang w:val="fi-FI"/>
          </w:rPr>
          <w:delText>)</w:delText>
        </w:r>
      </w:del>
      <w:r>
        <w:rPr>
          <w:rFonts w:cs="Times New Roman" w:ascii="Times New Roman" w:hAnsi="Times New Roman"/>
          <w:lang w:val="fi-FI"/>
        </w:rPr>
        <w:t xml:space="preserve"> ja uusien laskennallisten menetelmien käyttö voivat kuitenkin </w:t>
      </w:r>
      <w:del w:id="362" w:author="Unknown Author" w:date="2017-09-06T10:16:29Z">
        <w:r>
          <w:rPr>
            <w:rFonts w:cs="Times New Roman" w:ascii="Times New Roman" w:hAnsi="Times New Roman"/>
            <w:lang w:val="fi-FI"/>
          </w:rPr>
          <w:delText xml:space="preserve">samalla </w:delText>
        </w:r>
      </w:del>
      <w:r>
        <w:rPr>
          <w:rFonts w:cs="Times New Roman" w:ascii="Times New Roman" w:hAnsi="Times New Roman"/>
          <w:lang w:val="fi-FI"/>
        </w:rPr>
        <w:t xml:space="preserve">jakaa yhteisen tutkimusperinteen. </w:t>
      </w:r>
      <w:del w:id="363" w:author="Unknown Author" w:date="2017-09-06T10:16:41Z">
        <w:r>
          <w:rPr>
            <w:rFonts w:cs="Times New Roman" w:ascii="Times New Roman" w:hAnsi="Times New Roman"/>
            <w:lang w:val="fi-FI"/>
          </w:rPr>
          <w:delText>On silti syytä huomioida, että a</w:delText>
        </w:r>
      </w:del>
      <w:ins w:id="364" w:author="Unknown Author" w:date="2017-09-06T10:16:41Z">
        <w:r>
          <w:rPr>
            <w:rFonts w:cs="Times New Roman" w:ascii="Times New Roman" w:hAnsi="Times New Roman"/>
            <w:lang w:val="fi-FI"/>
          </w:rPr>
          <w:t>A</w:t>
        </w:r>
      </w:ins>
      <w:r>
        <w:rPr>
          <w:rFonts w:cs="Times New Roman" w:ascii="Times New Roman" w:hAnsi="Times New Roman"/>
          <w:lang w:val="fi-FI"/>
        </w:rPr>
        <w:t xml:space="preserve">ikaisemmasta fyysisestä lähteestä muodostettu digitaalinen ”kuva” ei </w:t>
      </w:r>
      <w:ins w:id="365" w:author="Unknown Author" w:date="2017-09-06T10:16:44Z">
        <w:r>
          <w:rPr>
            <w:rFonts w:cs="Times New Roman" w:ascii="Times New Roman" w:hAnsi="Times New Roman"/>
            <w:lang w:val="fi-FI"/>
          </w:rPr>
          <w:t xml:space="preserve">silti </w:t>
        </w:r>
      </w:ins>
      <w:r>
        <w:rPr>
          <w:rFonts w:cs="Times New Roman" w:ascii="Times New Roman" w:hAnsi="Times New Roman"/>
          <w:lang w:val="fi-FI"/>
        </w:rPr>
        <w:t xml:space="preserve">vielä itsessään edusta digitaalista tutkimusta. </w:t>
      </w:r>
    </w:p>
    <w:p>
      <w:pPr>
        <w:pStyle w:val="Normal"/>
        <w:spacing w:lineRule="auto" w:line="276"/>
        <w:rPr>
          <w:rFonts w:ascii="Times New Roman" w:hAnsi="Times New Roman" w:cs="Times New Roman"/>
          <w:lang w:val="fi-FI"/>
        </w:rPr>
      </w:pPr>
      <w:ins w:id="366" w:author="Unknown Author" w:date="2017-09-07T11:39:41Z">
        <w:r>
          <w:rPr/>
        </w:r>
      </w:ins>
    </w:p>
    <w:p>
      <w:pPr>
        <w:pStyle w:val="Normal"/>
        <w:spacing w:lineRule="auto" w:line="276"/>
        <w:rPr>
          <w:rFonts w:ascii="Times New Roman" w:hAnsi="Times New Roman" w:cs="Times New Roman"/>
          <w:lang w:val="fi-FI"/>
        </w:rPr>
      </w:pPr>
      <w:r>
        <w:rPr>
          <w:rFonts w:cs="Times New Roman" w:ascii="Times New Roman" w:hAnsi="Times New Roman"/>
          <w:lang w:val="fi-FI"/>
        </w:rPr>
        <w:t>Digitaalisen historiallisen aineiston ja muun kulttuuriperinn</w:t>
      </w:r>
      <w:r>
        <w:rPr>
          <w:rFonts w:cs="Times New Roman" w:ascii="Times New Roman" w:hAnsi="Times New Roman"/>
          <w:vanish/>
          <w:lang w:val="fi-FI"/>
        </w:rPr>
        <w:t>ön ja digitaalisen historiallisen aineiston erosta yysisestä lähteestä on nyt digitaalinen " on nähty edustavan ainoastaan sitä,</w:t>
      </w:r>
      <w:r>
        <w:rPr>
          <w:rFonts w:cs="Times New Roman" w:ascii="Times New Roman" w:hAnsi="Times New Roman"/>
          <w:lang w:val="fi-FI"/>
        </w:rPr>
        <w:t xml:space="preserve">ön erottelu on keskeistä digitaalisten ihmistieteiden määrittelylle. Kun digitaalisten menetelmien käyttöönotto historiantutkimuksessa on ollut toistaiseksi vaatimatonta, tulisi huomio </w:t>
      </w:r>
      <w:del w:id="367" w:author="Unknown Author" w:date="2017-09-07T00:16:14Z">
        <w:r>
          <w:rPr>
            <w:rFonts w:cs="Times New Roman" w:ascii="Times New Roman" w:hAnsi="Times New Roman"/>
            <w:lang w:val="fi-FI"/>
          </w:rPr>
          <w:delText xml:space="preserve">aluksi </w:delText>
        </w:r>
      </w:del>
      <w:r>
        <w:rPr>
          <w:rFonts w:cs="Times New Roman" w:ascii="Times New Roman" w:hAnsi="Times New Roman"/>
          <w:lang w:val="fi-FI"/>
        </w:rPr>
        <w:t xml:space="preserve">kiinnittää </w:t>
      </w:r>
      <w:del w:id="368" w:author="Unknown Author" w:date="2017-09-06T16:58:38Z">
        <w:r>
          <w:rPr>
            <w:rFonts w:cs="Times New Roman" w:ascii="Times New Roman" w:hAnsi="Times New Roman"/>
            <w:lang w:val="fi-FI"/>
          </w:rPr>
          <w:delText xml:space="preserve">soveltuvin osin </w:delText>
        </w:r>
      </w:del>
      <w:r>
        <w:rPr>
          <w:rFonts w:cs="Times New Roman" w:ascii="Times New Roman" w:hAnsi="Times New Roman"/>
          <w:lang w:val="fi-FI"/>
        </w:rPr>
        <w:t>erityisesti tutkimuksen uudistamiseen.</w:t>
      </w:r>
      <w:r>
        <w:rPr>
          <w:rStyle w:val="FootnoteAnchor"/>
          <w:rFonts w:cs="Times New Roman" w:ascii="Times New Roman" w:hAnsi="Times New Roman"/>
          <w:lang w:val="fi-FI"/>
        </w:rPr>
        <w:footnoteReference w:id="20"/>
      </w:r>
    </w:p>
    <w:p>
      <w:pPr>
        <w:pStyle w:val="Normal"/>
        <w:spacing w:lineRule="auto" w:line="276"/>
        <w:rPr>
          <w:rFonts w:ascii="Times New Roman" w:hAnsi="Times New Roman" w:cs="Times New Roman"/>
          <w:lang w:val="fi-FI"/>
        </w:rPr>
      </w:pPr>
      <w:del w:id="369" w:author="Unknown Author" w:date="2017-09-06T16:58:43Z">
        <w:r>
          <w:rPr/>
        </w:r>
      </w:del>
    </w:p>
    <w:p>
      <w:pPr>
        <w:pStyle w:val="Normal"/>
        <w:spacing w:lineRule="auto" w:line="276"/>
        <w:rPr/>
      </w:pPr>
      <w:ins w:id="370" w:author="Unknown Author" w:date="2017-09-06T16:58:44Z">
        <w:r>
          <w:rPr>
            <w:rFonts w:cs="Times New Roman" w:ascii="Times New Roman" w:hAnsi="Times New Roman"/>
            <w:lang w:val="fi-FI"/>
          </w:rPr>
          <w:t xml:space="preserve"> </w:t>
        </w:r>
      </w:ins>
      <w:r>
        <w:rPr>
          <w:rFonts w:cs="Times New Roman" w:ascii="Times New Roman" w:hAnsi="Times New Roman"/>
          <w:lang w:val="fi-FI"/>
        </w:rPr>
        <w:t xml:space="preserve">Tutkimusaineistot voidaan jaotella digitaalisena syntyneisiin (kuten sosiaalinen media) tai muuten syntyneisiin (esimerkiksi digitoidut sanomalehdet) aineistoihin. Vaikka tämän tekstin painopiste on varhaisemman ajan tutkimuksessa ja digitoiduissa historiallisissa aineistoissa, on </w:t>
      </w:r>
      <w:del w:id="371" w:author="Unknown Author" w:date="2017-09-06T16:59:32Z">
        <w:r>
          <w:rPr>
            <w:rFonts w:cs="Times New Roman" w:ascii="Times New Roman" w:hAnsi="Times New Roman"/>
            <w:lang w:val="fi-FI"/>
          </w:rPr>
          <w:delText>otettava huomioon se</w:delText>
        </w:r>
      </w:del>
      <w:ins w:id="372" w:author="Unknown Author" w:date="2017-09-06T16:59:33Z">
        <w:r>
          <w:rPr>
            <w:rFonts w:cs="Times New Roman" w:ascii="Times New Roman" w:hAnsi="Times New Roman"/>
            <w:lang w:val="fi-FI"/>
          </w:rPr>
          <w:t>huomioitava</w:t>
        </w:r>
      </w:ins>
      <w:r>
        <w:rPr>
          <w:rFonts w:cs="Times New Roman" w:ascii="Times New Roman" w:hAnsi="Times New Roman"/>
          <w:lang w:val="fi-FI"/>
        </w:rPr>
        <w:t xml:space="preserve">, että myös historiantutkimusta voidaan tehdä digitaalisina syntyvistä aineistoista. </w:t>
      </w:r>
      <w:del w:id="373" w:author="Unknown Author" w:date="2017-09-07T00:20:25Z">
        <w:r>
          <w:rPr>
            <w:rFonts w:cs="Times New Roman" w:ascii="Times New Roman" w:hAnsi="Times New Roman"/>
            <w:lang w:val="fi-FI"/>
          </w:rPr>
          <w:delText xml:space="preserve">Tärkeä </w:delText>
        </w:r>
      </w:del>
      <w:del w:id="374" w:author="Unknown Author" w:date="2017-09-06T17:00:59Z">
        <w:r>
          <w:rPr>
            <w:rFonts w:cs="Times New Roman" w:ascii="Times New Roman" w:hAnsi="Times New Roman"/>
            <w:lang w:val="fi-FI"/>
          </w:rPr>
          <w:delText xml:space="preserve">tekijä tässä </w:delText>
        </w:r>
      </w:del>
      <w:ins w:id="375" w:author="Unknown Author" w:date="2017-09-07T10:18:42Z">
        <w:r>
          <w:rPr>
            <w:rFonts w:cs="Times New Roman" w:ascii="Times New Roman" w:hAnsi="Times New Roman"/>
            <w:lang w:val="fi-FI"/>
          </w:rPr>
          <w:t xml:space="preserve">Yksi </w:t>
        </w:r>
      </w:ins>
      <w:ins w:id="376" w:author="Unknown Author" w:date="2017-09-06T17:01:00Z">
        <w:r>
          <w:rPr>
            <w:rFonts w:cs="Times New Roman" w:ascii="Times New Roman" w:hAnsi="Times New Roman"/>
            <w:lang w:val="fi-FI"/>
          </w:rPr>
          <w:t xml:space="preserve">esimerkki </w:t>
        </w:r>
      </w:ins>
      <w:ins w:id="377" w:author="Unknown Author" w:date="2017-09-07T10:18:43Z">
        <w:r>
          <w:rPr>
            <w:rFonts w:cs="Times New Roman" w:ascii="Times New Roman" w:hAnsi="Times New Roman"/>
            <w:lang w:val="fi-FI"/>
          </w:rPr>
          <w:t xml:space="preserve">tästä </w:t>
        </w:r>
      </w:ins>
      <w:r>
        <w:rPr>
          <w:rFonts w:cs="Times New Roman" w:ascii="Times New Roman" w:hAnsi="Times New Roman"/>
          <w:lang w:val="fi-FI"/>
        </w:rPr>
        <w:t>on Kansalaisten mielenliikkeet -hanke, jo</w:t>
      </w:r>
      <w:del w:id="378" w:author="Unknown Author" w:date="2017-09-07T10:18:49Z">
        <w:r>
          <w:rPr>
            <w:rFonts w:cs="Times New Roman" w:ascii="Times New Roman" w:hAnsi="Times New Roman"/>
            <w:lang w:val="fi-FI"/>
          </w:rPr>
          <w:delText>ka</w:delText>
        </w:r>
      </w:del>
      <w:ins w:id="379" w:author="Unknown Author" w:date="2017-09-07T10:18:49Z">
        <w:r>
          <w:rPr>
            <w:rFonts w:cs="Times New Roman" w:ascii="Times New Roman" w:hAnsi="Times New Roman"/>
            <w:lang w:val="fi-FI"/>
          </w:rPr>
          <w:t>ssa</w:t>
        </w:r>
      </w:ins>
      <w:r>
        <w:rPr>
          <w:rFonts w:cs="Times New Roman" w:ascii="Times New Roman" w:hAnsi="Times New Roman"/>
          <w:lang w:val="fi-FI"/>
        </w:rPr>
        <w:t xml:space="preserve"> tutki</w:t>
      </w:r>
      <w:del w:id="380" w:author="Unknown Author" w:date="2017-09-07T10:18:50Z">
        <w:r>
          <w:rPr>
            <w:rFonts w:cs="Times New Roman" w:ascii="Times New Roman" w:hAnsi="Times New Roman"/>
            <w:lang w:val="fi-FI"/>
          </w:rPr>
          <w:delText>i</w:delText>
        </w:r>
      </w:del>
      <w:ins w:id="381" w:author="Unknown Author" w:date="2017-09-07T10:18:50Z">
        <w:r>
          <w:rPr>
            <w:rFonts w:cs="Times New Roman" w:ascii="Times New Roman" w:hAnsi="Times New Roman"/>
            <w:lang w:val="fi-FI"/>
          </w:rPr>
          <w:t>taan</w:t>
        </w:r>
      </w:ins>
      <w:r>
        <w:rPr>
          <w:rFonts w:cs="Times New Roman" w:ascii="Times New Roman" w:hAnsi="Times New Roman"/>
          <w:lang w:val="fi-FI"/>
        </w:rPr>
        <w:t xml:space="preserve"> Suomi24</w:t>
      </w:r>
      <w:del w:id="382" w:author="Unknown Author" w:date="2017-09-06T17:01:11Z">
        <w:r>
          <w:rPr>
            <w:rFonts w:cs="Times New Roman" w:ascii="Times New Roman" w:hAnsi="Times New Roman"/>
            <w:lang w:val="fi-FI"/>
          </w:rPr>
          <w:delText xml:space="preserve"> </w:delText>
        </w:r>
      </w:del>
      <w:ins w:id="383" w:author="Unknown Author" w:date="2017-09-06T17:01:11Z">
        <w:r>
          <w:rPr>
            <w:rFonts w:cs="Times New Roman" w:ascii="Times New Roman" w:hAnsi="Times New Roman"/>
            <w:lang w:val="fi-FI"/>
          </w:rPr>
          <w:t xml:space="preserve">-keskustelupalstan </w:t>
        </w:r>
      </w:ins>
      <w:r>
        <w:rPr>
          <w:rFonts w:cs="Times New Roman" w:ascii="Times New Roman" w:hAnsi="Times New Roman"/>
          <w:lang w:val="fi-FI"/>
        </w:rPr>
        <w:t xml:space="preserve">aineistoa. Historiantutkimusta hankkeessa edustavat Jaakko Suominen ja Anna Sivula, jotka tutkivat </w:t>
      </w:r>
      <w:del w:id="384" w:author="Unknown Author" w:date="2017-09-06T17:01:29Z">
        <w:r>
          <w:rPr>
            <w:rFonts w:cs="Times New Roman" w:ascii="Times New Roman" w:hAnsi="Times New Roman"/>
            <w:lang w:val="fi-FI"/>
          </w:rPr>
          <w:delText>Suomi24 -</w:delText>
        </w:r>
      </w:del>
      <w:ins w:id="385" w:author="Unknown Author" w:date="2017-09-06T17:01:30Z">
        <w:r>
          <w:rPr>
            <w:rFonts w:cs="Times New Roman" w:ascii="Times New Roman" w:hAnsi="Times New Roman"/>
            <w:lang w:val="fi-FI"/>
          </w:rPr>
          <w:t>keskustelu</w:t>
        </w:r>
      </w:ins>
      <w:r>
        <w:rPr>
          <w:rFonts w:cs="Times New Roman" w:ascii="Times New Roman" w:hAnsi="Times New Roman"/>
          <w:lang w:val="fi-FI"/>
        </w:rPr>
        <w:t xml:space="preserve">palvelua muuttuvana alustana – siis historiallisena ilmiönä. Tämä </w:t>
      </w:r>
      <w:del w:id="386" w:author="Unknown Author" w:date="2017-09-07T00:20:40Z">
        <w:r>
          <w:rPr>
            <w:rFonts w:cs="Times New Roman" w:ascii="Times New Roman" w:hAnsi="Times New Roman"/>
            <w:lang w:val="fi-FI"/>
          </w:rPr>
          <w:delText xml:space="preserve">on erinomainen </w:delText>
        </w:r>
      </w:del>
      <w:r>
        <w:rPr>
          <w:rFonts w:cs="Times New Roman" w:ascii="Times New Roman" w:hAnsi="Times New Roman"/>
          <w:lang w:val="fi-FI"/>
        </w:rPr>
        <w:t xml:space="preserve">esimerkki </w:t>
      </w:r>
      <w:del w:id="387" w:author="Unknown Author" w:date="2017-09-07T00:20:41Z">
        <w:r>
          <w:rPr>
            <w:rFonts w:cs="Times New Roman" w:ascii="Times New Roman" w:hAnsi="Times New Roman"/>
            <w:lang w:val="fi-FI"/>
          </w:rPr>
          <w:delText>siitä</w:delText>
        </w:r>
      </w:del>
      <w:ins w:id="388" w:author="Unknown Author" w:date="2017-09-07T00:20:42Z">
        <w:r>
          <w:rPr>
            <w:rFonts w:cs="Times New Roman" w:ascii="Times New Roman" w:hAnsi="Times New Roman"/>
            <w:lang w:val="fi-FI"/>
          </w:rPr>
          <w:t>osoittaa</w:t>
        </w:r>
      </w:ins>
      <w:r>
        <w:rPr>
          <w:rFonts w:cs="Times New Roman" w:ascii="Times New Roman" w:hAnsi="Times New Roman"/>
          <w:lang w:val="fi-FI"/>
        </w:rPr>
        <w:t xml:space="preserve">, miten </w:t>
      </w:r>
      <w:del w:id="389" w:author="Unknown Author" w:date="2017-09-06T17:01:53Z">
        <w:r>
          <w:rPr>
            <w:rFonts w:cs="Times New Roman" w:ascii="Times New Roman" w:hAnsi="Times New Roman"/>
            <w:lang w:val="fi-FI"/>
          </w:rPr>
          <w:delText xml:space="preserve">digitaalisen kulttuurin tutkimus uudistaa </w:delText>
        </w:r>
      </w:del>
      <w:r>
        <w:rPr>
          <w:rFonts w:cs="Times New Roman" w:ascii="Times New Roman" w:hAnsi="Times New Roman"/>
          <w:lang w:val="fi-FI"/>
        </w:rPr>
        <w:t>historiantutkimusta</w:t>
      </w:r>
      <w:ins w:id="390" w:author="Unknown Author" w:date="2017-09-06T17:01:54Z">
        <w:r>
          <w:rPr>
            <w:rFonts w:cs="Times New Roman" w:ascii="Times New Roman" w:hAnsi="Times New Roman"/>
            <w:lang w:val="fi-FI"/>
          </w:rPr>
          <w:t xml:space="preserve"> </w:t>
        </w:r>
      </w:ins>
      <w:ins w:id="391" w:author="Unknown Author" w:date="2017-09-06T17:01:54Z">
        <w:r>
          <w:rPr>
            <w:rFonts w:cs="Times New Roman" w:ascii="Times New Roman" w:hAnsi="Times New Roman"/>
            <w:lang w:val="fi-FI"/>
          </w:rPr>
          <w:t>voidaan uudistaa</w:t>
        </w:r>
      </w:ins>
      <w:r>
        <w:rPr>
          <w:rFonts w:cs="Times New Roman" w:ascii="Times New Roman" w:hAnsi="Times New Roman"/>
          <w:lang w:val="fi-FI"/>
        </w:rPr>
        <w:t xml:space="preserve"> </w:t>
      </w:r>
      <w:del w:id="392" w:author="Unknown Author" w:date="2017-09-07T00:20:48Z">
        <w:r>
          <w:rPr>
            <w:rFonts w:cs="Times New Roman" w:ascii="Times New Roman" w:hAnsi="Times New Roman"/>
            <w:lang w:val="fi-FI"/>
          </w:rPr>
          <w:delText xml:space="preserve">nojaten </w:delText>
        </w:r>
      </w:del>
      <w:r>
        <w:rPr>
          <w:rFonts w:cs="Times New Roman" w:ascii="Times New Roman" w:hAnsi="Times New Roman"/>
          <w:lang w:val="fi-FI"/>
        </w:rPr>
        <w:t>uusi</w:t>
      </w:r>
      <w:del w:id="393" w:author="Unknown Author" w:date="2017-09-07T00:20:50Z">
        <w:r>
          <w:rPr>
            <w:rFonts w:cs="Times New Roman" w:ascii="Times New Roman" w:hAnsi="Times New Roman"/>
            <w:lang w:val="fi-FI"/>
          </w:rPr>
          <w:delText>en</w:delText>
        </w:r>
      </w:del>
      <w:ins w:id="394" w:author="Unknown Author" w:date="2017-09-07T00:20:50Z">
        <w:r>
          <w:rPr>
            <w:rFonts w:cs="Times New Roman" w:ascii="Times New Roman" w:hAnsi="Times New Roman"/>
            <w:lang w:val="fi-FI"/>
          </w:rPr>
          <w:t>lla</w:t>
        </w:r>
      </w:ins>
      <w:r>
        <w:rPr>
          <w:rFonts w:cs="Times New Roman" w:ascii="Times New Roman" w:hAnsi="Times New Roman"/>
          <w:lang w:val="fi-FI"/>
        </w:rPr>
        <w:t xml:space="preserve"> </w:t>
      </w:r>
      <w:del w:id="395" w:author="Unknown Author" w:date="2017-09-07T09:57:05Z">
        <w:r>
          <w:rPr>
            <w:rFonts w:cs="Times New Roman" w:ascii="Times New Roman" w:hAnsi="Times New Roman"/>
            <w:lang w:val="fi-FI"/>
          </w:rPr>
          <w:delText>metod</w:delText>
        </w:r>
      </w:del>
      <w:del w:id="396" w:author="Unknown Author" w:date="2017-09-07T00:20:52Z">
        <w:r>
          <w:rPr>
            <w:rFonts w:cs="Times New Roman" w:ascii="Times New Roman" w:hAnsi="Times New Roman"/>
            <w:lang w:val="fi-FI"/>
          </w:rPr>
          <w:delText>ien</w:delText>
        </w:r>
      </w:del>
      <w:del w:id="397" w:author="Unknown Author" w:date="2017-09-07T00:20:52Z">
        <w:r>
          <w:rPr>
            <w:rFonts w:cs="Times New Roman" w:ascii="Times New Roman" w:hAnsi="Times New Roman"/>
            <w:lang w:val="fi-FI"/>
          </w:rPr>
          <w:delText xml:space="preserve"> käyttöön</w:delText>
        </w:r>
      </w:del>
      <w:ins w:id="398" w:author="Unknown Author" w:date="2017-09-07T09:57:08Z">
        <w:r>
          <w:rPr>
            <w:rFonts w:cs="Times New Roman" w:ascii="Times New Roman" w:hAnsi="Times New Roman"/>
            <w:lang w:val="fi-FI"/>
          </w:rPr>
          <w:t>menetelmillä</w:t>
        </w:r>
      </w:ins>
      <w:r>
        <w:rPr>
          <w:rFonts w:cs="Times New Roman" w:ascii="Times New Roman" w:hAnsi="Times New Roman"/>
          <w:lang w:val="fi-FI"/>
        </w:rPr>
        <w:t xml:space="preserve">, </w:t>
      </w:r>
      <w:del w:id="399" w:author="Unknown Author" w:date="2017-09-07T09:57:36Z">
        <w:r>
          <w:rPr>
            <w:rFonts w:cs="Times New Roman" w:ascii="Times New Roman" w:hAnsi="Times New Roman"/>
            <w:lang w:val="fi-FI"/>
          </w:rPr>
          <w:delText xml:space="preserve">mutta </w:delText>
        </w:r>
      </w:del>
      <w:r>
        <w:rPr>
          <w:rFonts w:cs="Times New Roman" w:ascii="Times New Roman" w:hAnsi="Times New Roman"/>
          <w:lang w:val="fi-FI"/>
        </w:rPr>
        <w:t xml:space="preserve">samalla </w:t>
      </w:r>
      <w:del w:id="400" w:author="Unknown Author" w:date="2017-09-07T09:57:35Z">
        <w:r>
          <w:rPr>
            <w:rFonts w:cs="Times New Roman" w:ascii="Times New Roman" w:hAnsi="Times New Roman"/>
            <w:lang w:val="fi-FI"/>
          </w:rPr>
          <w:delText xml:space="preserve">oleellisesti </w:delText>
        </w:r>
      </w:del>
      <w:del w:id="401" w:author="Unknown Author" w:date="2017-09-06T17:02:03Z">
        <w:r>
          <w:rPr>
            <w:rFonts w:cs="Times New Roman" w:ascii="Times New Roman" w:hAnsi="Times New Roman"/>
            <w:lang w:val="fi-FI"/>
          </w:rPr>
          <w:delText xml:space="preserve">myös </w:delText>
        </w:r>
      </w:del>
      <w:r>
        <w:rPr>
          <w:rFonts w:cs="Times New Roman" w:ascii="Times New Roman" w:hAnsi="Times New Roman"/>
          <w:lang w:val="fi-FI"/>
        </w:rPr>
        <w:t>siirtä</w:t>
      </w:r>
      <w:del w:id="402" w:author="Unknown Author" w:date="2017-09-07T00:21:00Z">
        <w:r>
          <w:rPr>
            <w:rFonts w:cs="Times New Roman" w:ascii="Times New Roman" w:hAnsi="Times New Roman"/>
            <w:lang w:val="fi-FI"/>
          </w:rPr>
          <w:delText>ä</w:delText>
        </w:r>
      </w:del>
      <w:del w:id="403" w:author="Unknown Author" w:date="2017-09-07T00:20:58Z">
        <w:r>
          <w:rPr>
            <w:rFonts w:cs="Times New Roman" w:ascii="Times New Roman" w:hAnsi="Times New Roman"/>
            <w:lang w:val="fi-FI"/>
          </w:rPr>
          <w:delText xml:space="preserve"> </w:delText>
        </w:r>
      </w:del>
      <w:ins w:id="404" w:author="Unknown Author" w:date="2017-09-07T00:21:00Z">
        <w:r>
          <w:rPr>
            <w:rFonts w:cs="Times New Roman" w:ascii="Times New Roman" w:hAnsi="Times New Roman"/>
            <w:lang w:val="fi-FI"/>
          </w:rPr>
          <w:t xml:space="preserve">en </w:t>
        </w:r>
      </w:ins>
      <w:r>
        <w:rPr>
          <w:rFonts w:cs="Times New Roman" w:ascii="Times New Roman" w:hAnsi="Times New Roman"/>
          <w:lang w:val="fi-FI"/>
        </w:rPr>
        <w:t>historiantutkimuksen traditiota kohti modernin maailman ilmiöitä. Kyseisessä hankkeessa uusi ja vanha kohtaavat.</w:t>
      </w:r>
      <w:r>
        <w:rPr>
          <w:rStyle w:val="FootnoteAnchor"/>
          <w:rFonts w:cs="Times New Roman" w:ascii="Times New Roman" w:hAnsi="Times New Roman"/>
          <w:lang w:val="fi-FI"/>
        </w:rPr>
        <w:footnoteReference w:id="21"/>
      </w:r>
    </w:p>
    <w:p>
      <w:pPr>
        <w:pStyle w:val="Normal"/>
        <w:spacing w:lineRule="auto" w:line="276"/>
        <w:rPr>
          <w:i/>
          <w:i/>
          <w:del w:id="406" w:author="Unknown Author" w:date="2017-09-07T11:36:39Z"/>
        </w:rPr>
      </w:pPr>
      <w:del w:id="405" w:author="Unknown Author" w:date="2017-09-07T11:36:39Z">
        <w:r>
          <w:rPr>
            <w:rFonts w:cs="Times New Roman" w:ascii="Times New Roman" w:hAnsi="Times New Roman"/>
            <w:lang w:val="fi-FI"/>
          </w:rPr>
        </w:r>
      </w:del>
    </w:p>
    <w:p>
      <w:pPr>
        <w:pStyle w:val="Normal"/>
        <w:spacing w:lineRule="auto" w:line="276"/>
        <w:rPr>
          <w:rFonts w:ascii="Times New Roman" w:hAnsi="Times New Roman" w:cs="Times New Roman"/>
          <w:lang w:val="fi-FI"/>
        </w:rPr>
      </w:pPr>
      <w:del w:id="407" w:author="Unknown Author" w:date="2017-09-06T17:06:42Z">
        <w:r>
          <w:rPr>
            <w:rFonts w:cs="Times New Roman" w:ascii="Times New Roman" w:hAnsi="Times New Roman"/>
            <w:lang w:val="fi-FI"/>
          </w:rPr>
          <w:delText>Kuitenkaan d</w:delText>
        </w:r>
      </w:del>
      <w:del w:id="408" w:author="Unknown Author" w:date="2017-09-07T11:36:39Z">
        <w:r>
          <w:rPr>
            <w:rFonts w:cs="Times New Roman" w:ascii="Times New Roman" w:hAnsi="Times New Roman"/>
            <w:lang w:val="fi-FI"/>
          </w:rPr>
          <w:delText xml:space="preserve">igitaalisten ihmistieteiden </w:delText>
        </w:r>
      </w:del>
      <w:del w:id="409" w:author="Unknown Author" w:date="2017-09-06T17:06:52Z">
        <w:r>
          <w:rPr>
            <w:rFonts w:cs="Times New Roman" w:ascii="Times New Roman" w:hAnsi="Times New Roman"/>
            <w:lang w:val="fi-FI"/>
          </w:rPr>
          <w:delText xml:space="preserve">piirissä tehtävä työ </w:delText>
        </w:r>
      </w:del>
      <w:del w:id="410" w:author="Unknown Author" w:date="2017-09-07T11:36:39Z">
        <w:r>
          <w:rPr>
            <w:rFonts w:cs="Times New Roman" w:ascii="Times New Roman" w:hAnsi="Times New Roman"/>
            <w:lang w:val="fi-FI"/>
          </w:rPr>
          <w:delText xml:space="preserve">ei voi </w:delText>
        </w:r>
      </w:del>
      <w:del w:id="411" w:author="Unknown Author" w:date="2017-09-07T11:36:39Z">
        <w:r>
          <w:rPr>
            <w:rFonts w:cs="Times New Roman" w:ascii="Times New Roman" w:hAnsi="Times New Roman"/>
            <w:lang w:val="fi-FI"/>
          </w:rPr>
          <w:delText>irrota aikaisemmasta, samankaltaista kulttuuriperintöaineistoa koskevasta tutkimustraditiosta</w:delText>
        </w:r>
      </w:del>
      <w:del w:id="412" w:author="Unknown Author" w:date="2017-09-06T17:07:02Z">
        <w:r>
          <w:rPr>
            <w:rFonts w:cs="Times New Roman" w:ascii="Times New Roman" w:hAnsi="Times New Roman"/>
            <w:lang w:val="fi-FI"/>
          </w:rPr>
          <w:delText xml:space="preserve"> kokonaan</w:delText>
        </w:r>
      </w:del>
      <w:del w:id="413" w:author="Unknown Author" w:date="2017-09-07T11:36:39Z">
        <w:r>
          <w:rPr>
            <w:rFonts w:cs="Times New Roman" w:ascii="Times New Roman" w:hAnsi="Times New Roman"/>
            <w:lang w:val="fi-FI"/>
          </w:rPr>
          <w:delText xml:space="preserve">. Uusien kysymystenasettelujen tulee kyetä operoimaan luontevasti </w:delText>
        </w:r>
      </w:del>
      <w:del w:id="414" w:author="Unknown Author" w:date="2017-09-06T17:07:22Z">
        <w:r>
          <w:rPr>
            <w:rFonts w:cs="Times New Roman" w:ascii="Times New Roman" w:hAnsi="Times New Roman"/>
            <w:lang w:val="fi-FI"/>
          </w:rPr>
          <w:delText xml:space="preserve">esimerkiksi </w:delText>
        </w:r>
      </w:del>
      <w:del w:id="415" w:author="Unknown Author" w:date="2017-09-07T11:36:39Z">
        <w:r>
          <w:rPr>
            <w:rFonts w:cs="Times New Roman" w:ascii="Times New Roman" w:hAnsi="Times New Roman"/>
            <w:lang w:val="fi-FI"/>
          </w:rPr>
          <w:delText>historiantutkimuksen kentässä</w:delText>
        </w:r>
      </w:del>
      <w:del w:id="416" w:author="Unknown Author" w:date="2017-09-06T17:07:19Z">
        <w:r>
          <w:rPr>
            <w:rFonts w:cs="Times New Roman" w:ascii="Times New Roman" w:hAnsi="Times New Roman"/>
            <w:lang w:val="fi-FI"/>
          </w:rPr>
          <w:delText xml:space="preserve"> ollakseen osa digitaalisia ihmistieteitä</w:delText>
        </w:r>
      </w:del>
      <w:del w:id="417" w:author="Unknown Author" w:date="2017-09-07T11:36:39Z">
        <w:r>
          <w:rPr>
            <w:rFonts w:cs="Times New Roman" w:ascii="Times New Roman" w:hAnsi="Times New Roman"/>
            <w:lang w:val="fi-FI"/>
          </w:rPr>
          <w:delText>.</w:delText>
        </w:r>
      </w:del>
      <w:del w:id="418" w:author="Unknown Author" w:date="2017-09-07T11:36:39Z">
        <w:r>
          <w:rPr>
            <w:rStyle w:val="FootnoteAnchor"/>
            <w:rFonts w:cs="Times New Roman" w:ascii="Times New Roman" w:hAnsi="Times New Roman"/>
            <w:lang w:val="fi-FI"/>
          </w:rPr>
          <w:footnoteReference w:id="22"/>
        </w:r>
      </w:del>
      <w:del w:id="419" w:author="Unknown Author" w:date="2017-09-07T11:36:39Z">
        <w:r>
          <w:rPr>
            <w:rFonts w:cs="Times New Roman" w:ascii="Times New Roman" w:hAnsi="Times New Roman"/>
            <w:lang w:val="fi-FI"/>
          </w:rPr>
          <w:delText xml:space="preserve"> </w:delText>
        </w:r>
      </w:del>
      <w:del w:id="420" w:author="Unknown Author" w:date="2017-09-06T17:10:04Z">
        <w:r>
          <w:rPr>
            <w:rFonts w:cs="Times New Roman" w:ascii="Times New Roman" w:hAnsi="Times New Roman"/>
            <w:lang w:val="fi-FI"/>
          </w:rPr>
          <w:delText xml:space="preserve">Tähän liittyy menetelmien </w:delText>
        </w:r>
      </w:del>
      <w:del w:id="421" w:author="Unknown Author" w:date="2017-09-06T17:09:38Z">
        <w:r>
          <w:rPr>
            <w:rFonts w:cs="Times New Roman" w:ascii="Times New Roman" w:hAnsi="Times New Roman"/>
            <w:lang w:val="fi-FI"/>
          </w:rPr>
          <w:delText xml:space="preserve">ja tiedonhallinnan kehittäminen humanistisen tutkimuksen palvelukseen </w:delText>
        </w:r>
      </w:del>
      <w:del w:id="422" w:author="Unknown Author" w:date="2017-09-06T17:10:03Z">
        <w:r>
          <w:rPr>
            <w:rFonts w:cs="Times New Roman" w:ascii="Times New Roman" w:hAnsi="Times New Roman"/>
            <w:lang w:val="fi-FI"/>
          </w:rPr>
          <w:delText>koskien nimenomaan digitaalisia aineistoja</w:delText>
        </w:r>
      </w:del>
      <w:del w:id="423" w:author="Unknown Author" w:date="2017-09-06T17:09:46Z">
        <w:r>
          <w:rPr>
            <w:rFonts w:cs="Times New Roman" w:ascii="Times New Roman" w:hAnsi="Times New Roman"/>
            <w:lang w:val="fi-FI"/>
          </w:rPr>
          <w:delText>.</w:delText>
        </w:r>
      </w:del>
      <w:del w:id="424" w:author="Unknown Author" w:date="2017-09-06T17:10:05Z">
        <w:r>
          <w:rPr>
            <w:rFonts w:cs="Times New Roman" w:ascii="Times New Roman" w:hAnsi="Times New Roman"/>
            <w:lang w:val="fi-FI"/>
          </w:rPr>
          <w:delText xml:space="preserve"> </w:delText>
        </w:r>
      </w:del>
      <w:del w:id="425" w:author="Unknown Author" w:date="2017-09-07T11:35:23Z">
        <w:r>
          <w:rPr>
            <w:rFonts w:cs="Times New Roman" w:ascii="Times New Roman" w:hAnsi="Times New Roman"/>
            <w:lang w:val="fi-FI"/>
          </w:rPr>
          <w:delText xml:space="preserve">Menetelmien kehittämisellä ei ole humanistisen tutkimuksen näkökulmasta itseisarvoista asemaa. </w:delText>
        </w:r>
      </w:del>
      <w:del w:id="426" w:author="Unknown Author" w:date="2017-09-06T17:11:53Z">
        <w:r>
          <w:rPr>
            <w:rFonts w:cs="Times New Roman" w:ascii="Times New Roman" w:hAnsi="Times New Roman"/>
            <w:lang w:val="fi-FI"/>
          </w:rPr>
          <w:delText xml:space="preserve">Menetelmien </w:delText>
        </w:r>
      </w:del>
      <w:del w:id="427" w:author="Unknown Author" w:date="2017-09-06T17:12:03Z">
        <w:r>
          <w:rPr>
            <w:rFonts w:cs="Times New Roman" w:ascii="Times New Roman" w:hAnsi="Times New Roman"/>
            <w:lang w:val="fi-FI"/>
          </w:rPr>
          <w:delText xml:space="preserve">kehittäminen </w:delText>
        </w:r>
      </w:del>
      <w:del w:id="428" w:author="Unknown Author" w:date="2017-09-07T11:35:23Z">
        <w:r>
          <w:rPr>
            <w:rFonts w:cs="Times New Roman" w:ascii="Times New Roman" w:hAnsi="Times New Roman"/>
            <w:lang w:val="fi-FI"/>
          </w:rPr>
          <w:delText xml:space="preserve">itsessään </w:delText>
        </w:r>
      </w:del>
      <w:del w:id="429" w:author="Unknown Author" w:date="2017-09-06T17:12:06Z">
        <w:r>
          <w:rPr>
            <w:rFonts w:cs="Times New Roman" w:ascii="Times New Roman" w:hAnsi="Times New Roman"/>
            <w:lang w:val="fi-FI"/>
          </w:rPr>
          <w:delText xml:space="preserve">ei myöskään </w:delText>
        </w:r>
      </w:del>
      <w:del w:id="430" w:author="Unknown Author" w:date="2017-09-07T11:35:23Z">
        <w:r>
          <w:rPr>
            <w:rFonts w:cs="Times New Roman" w:ascii="Times New Roman" w:hAnsi="Times New Roman"/>
            <w:lang w:val="fi-FI"/>
          </w:rPr>
          <w:delText xml:space="preserve">ole historiantutkimusta, vaan </w:delText>
        </w:r>
      </w:del>
      <w:del w:id="431" w:author="Unknown Author" w:date="2017-09-07T09:58:08Z">
        <w:r>
          <w:rPr>
            <w:rFonts w:cs="Times New Roman" w:ascii="Times New Roman" w:hAnsi="Times New Roman"/>
            <w:lang w:val="fi-FI"/>
          </w:rPr>
          <w:delText xml:space="preserve">kuuluu </w:delText>
        </w:r>
      </w:del>
      <w:del w:id="432" w:author="Unknown Author" w:date="2017-09-07T11:35:23Z">
        <w:r>
          <w:rPr>
            <w:rFonts w:cs="Times New Roman" w:ascii="Times New Roman" w:hAnsi="Times New Roman"/>
            <w:lang w:val="fi-FI"/>
          </w:rPr>
          <w:delText>esimerkiksi tietojenkäsittelytieteen tai kieliteknologian piiriin</w:delText>
        </w:r>
      </w:del>
      <w:del w:id="433" w:author="Unknown Author" w:date="2017-09-07T00:21:56Z">
        <w:r>
          <w:rPr>
            <w:rFonts w:cs="Times New Roman" w:ascii="Times New Roman" w:hAnsi="Times New Roman"/>
            <w:lang w:val="fi-FI"/>
          </w:rPr>
          <w:delText xml:space="preserve">, vaikka </w:delText>
        </w:r>
      </w:del>
      <w:del w:id="434" w:author="Unknown Author" w:date="2017-09-06T17:11:26Z">
        <w:r>
          <w:rPr>
            <w:rFonts w:cs="Times New Roman" w:ascii="Times New Roman" w:hAnsi="Times New Roman"/>
            <w:lang w:val="fi-FI"/>
          </w:rPr>
          <w:delText xml:space="preserve">se </w:delText>
        </w:r>
      </w:del>
      <w:del w:id="435" w:author="Unknown Author" w:date="2017-09-07T00:21:56Z">
        <w:r>
          <w:rPr>
            <w:rFonts w:cs="Times New Roman" w:ascii="Times New Roman" w:hAnsi="Times New Roman"/>
            <w:lang w:val="fi-FI"/>
          </w:rPr>
          <w:delText>voikin palvella myös humanistisia tieteitä</w:delText>
        </w:r>
      </w:del>
      <w:del w:id="436" w:author="Unknown Author" w:date="2017-09-07T11:35:23Z">
        <w:r>
          <w:rPr>
            <w:rFonts w:cs="Times New Roman" w:ascii="Times New Roman" w:hAnsi="Times New Roman"/>
            <w:lang w:val="fi-FI"/>
          </w:rPr>
          <w:delText xml:space="preserve">. </w:delText>
        </w:r>
      </w:del>
      <w:del w:id="437" w:author="Unknown Author" w:date="2017-09-06T17:11:04Z">
        <w:r>
          <w:rPr>
            <w:rFonts w:cs="Times New Roman" w:ascii="Times New Roman" w:hAnsi="Times New Roman"/>
            <w:lang w:val="fi-FI"/>
          </w:rPr>
          <w:delText xml:space="preserve">Menetelmien soveltaminen ja </w:delText>
        </w:r>
      </w:del>
      <w:del w:id="438" w:author="Unknown Author" w:date="2017-09-07T00:22:12Z">
        <w:r>
          <w:rPr>
            <w:rFonts w:cs="Times New Roman" w:ascii="Times New Roman" w:hAnsi="Times New Roman"/>
            <w:lang w:val="fi-FI"/>
          </w:rPr>
          <w:delText xml:space="preserve">sovellusten </w:delText>
        </w:r>
      </w:del>
      <w:del w:id="439" w:author="Unknown Author" w:date="2017-09-07T11:35:23Z">
        <w:r>
          <w:rPr>
            <w:rFonts w:cs="Times New Roman" w:ascii="Times New Roman" w:hAnsi="Times New Roman"/>
            <w:lang w:val="fi-FI"/>
          </w:rPr>
          <w:delText>kehit</w:delText>
        </w:r>
      </w:del>
      <w:del w:id="440" w:author="Unknown Author" w:date="2017-09-07T11:34:37Z">
        <w:r>
          <w:rPr>
            <w:rFonts w:cs="Times New Roman" w:ascii="Times New Roman" w:hAnsi="Times New Roman"/>
            <w:lang w:val="fi-FI"/>
          </w:rPr>
          <w:delText>täminen</w:delText>
        </w:r>
      </w:del>
      <w:del w:id="441" w:author="Unknown Author" w:date="2017-09-07T11:35:23Z">
        <w:r>
          <w:rPr>
            <w:rFonts w:cs="Times New Roman" w:ascii="Times New Roman" w:hAnsi="Times New Roman"/>
            <w:lang w:val="fi-FI"/>
          </w:rPr>
          <w:delText xml:space="preserve"> </w:delText>
        </w:r>
      </w:del>
      <w:del w:id="442" w:author="Unknown Author" w:date="2017-09-06T17:11:15Z">
        <w:r>
          <w:rPr>
            <w:rFonts w:cs="Times New Roman" w:ascii="Times New Roman" w:hAnsi="Times New Roman"/>
            <w:lang w:val="fi-FI"/>
          </w:rPr>
          <w:delText>kuitenkin voitaisiin</w:delText>
        </w:r>
      </w:del>
      <w:del w:id="443" w:author="Unknown Author" w:date="2017-09-07T11:35:23Z">
        <w:r>
          <w:rPr>
            <w:rFonts w:cs="Times New Roman" w:ascii="Times New Roman" w:hAnsi="Times New Roman"/>
            <w:lang w:val="fi-FI"/>
          </w:rPr>
          <w:delText xml:space="preserve"> </w:delText>
        </w:r>
      </w:del>
      <w:del w:id="444" w:author="Unknown Author" w:date="2017-09-07T11:35:23Z">
        <w:r>
          <w:rPr>
            <w:rFonts w:cs="Times New Roman" w:ascii="Times New Roman" w:hAnsi="Times New Roman"/>
            <w:lang w:val="fi-FI"/>
          </w:rPr>
          <w:delText>katsoa digitaalisten ihmistieteiden piiriin kuuluvaksi tutkimukseksi.</w:delText>
        </w:r>
      </w:del>
    </w:p>
    <w:p>
      <w:pPr>
        <w:pStyle w:val="Normal"/>
        <w:spacing w:lineRule="auto" w:line="276"/>
        <w:rPr>
          <w:i/>
          <w:i/>
          <w:del w:id="446" w:author="Unknown Author" w:date="2017-09-07T11:36:39Z"/>
        </w:rPr>
      </w:pPr>
      <w:del w:id="445" w:author="Unknown Author" w:date="2017-09-07T11:36:39Z">
        <w:r>
          <w:rPr>
            <w:rFonts w:cs="Times New Roman" w:ascii="Times New Roman" w:hAnsi="Times New Roman"/>
            <w:lang w:val="fi-FI"/>
          </w:rPr>
        </w:r>
      </w:del>
    </w:p>
    <w:p>
      <w:pPr>
        <w:pStyle w:val="Normal"/>
        <w:spacing w:lineRule="auto" w:line="276"/>
        <w:rPr>
          <w:i/>
          <w:i/>
          <w:del w:id="483" w:author="Unknown Author" w:date="2017-09-07T10:00:11Z"/>
        </w:rPr>
      </w:pPr>
      <w:del w:id="447" w:author="Unknown Author" w:date="2017-09-07T10:00:11Z">
        <w:r>
          <w:rPr>
            <w:rFonts w:cs="Times New Roman" w:ascii="Times New Roman" w:hAnsi="Times New Roman"/>
            <w:lang w:val="fi-FI"/>
          </w:rPr>
          <w:delText>Digitaalinen sanomalehti on erilainen objekti kuin sanomalehti. Siinä oleva tieto saattaa osittain säilyä uudessa muodossa, mutta se ei koskaan voi korvata materiaalista lähdettä. Aikaisemmasta alkuperäinen/kopio-keskustelusta onkin nykyään edetty sekä ”perinteisten” että digitaalisten kulttuuriaineistojen ymmärtämiseen omanlaisina objekteinaan.</w:delText>
        </w:r>
      </w:del>
      <w:del w:id="448" w:author="Unknown Author" w:date="2017-09-07T10:00:11Z">
        <w:r>
          <w:rPr>
            <w:rStyle w:val="FootnoteAnchor"/>
            <w:rFonts w:cs="Times New Roman" w:ascii="Times New Roman" w:hAnsi="Times New Roman"/>
            <w:lang w:val="fi-FI"/>
          </w:rPr>
          <w:footnoteReference w:id="23"/>
        </w:r>
      </w:del>
      <w:del w:id="449" w:author="Unknown Author" w:date="2017-09-07T10:00:11Z">
        <w:r>
          <w:rPr>
            <w:rFonts w:cs="Times New Roman" w:ascii="Times New Roman" w:hAnsi="Times New Roman"/>
            <w:lang w:val="fi-FI"/>
          </w:rPr>
          <w:delText xml:space="preserve"> Digitaalinen tieto sisältää elementtejä, joita alkuperäisessä kulttuuriperintöaineistossa ei ole. Myös menetelmät ja tutkimuksen eri muodot muokkaavat tutkimuskysymyksiä ja luovat myös uusia. Cambridgen yliopiston piirissä toimi</w:delText>
        </w:r>
      </w:del>
      <w:del w:id="450" w:author="Unknown Author" w:date="2017-09-06T17:14:38Z">
        <w:r>
          <w:rPr>
            <w:rFonts w:cs="Times New Roman" w:ascii="Times New Roman" w:hAnsi="Times New Roman"/>
            <w:lang w:val="fi-FI"/>
          </w:rPr>
          <w:delText>i</w:delText>
        </w:r>
      </w:del>
      <w:del w:id="451" w:author="Unknown Author" w:date="2017-09-07T10:00:11Z">
        <w:r>
          <w:rPr>
            <w:rFonts w:cs="Times New Roman" w:ascii="Times New Roman" w:hAnsi="Times New Roman"/>
            <w:lang w:val="fi-FI"/>
          </w:rPr>
          <w:delText xml:space="preserve"> </w:delText>
        </w:r>
      </w:del>
      <w:del w:id="452" w:author="Unknown Author" w:date="2017-09-07T10:00:11Z">
        <w:r>
          <w:rPr>
            <w:rFonts w:cs="Times New Roman" w:ascii="Times New Roman" w:hAnsi="Times New Roman"/>
            <w:i/>
            <w:lang w:val="fi-FI"/>
          </w:rPr>
          <w:delText>Concept Lab</w:delText>
        </w:r>
      </w:del>
      <w:del w:id="453" w:author="Unknown Author" w:date="2017-09-06T17:14:41Z">
        <w:r>
          <w:rPr>
            <w:rFonts w:cs="Times New Roman" w:ascii="Times New Roman" w:hAnsi="Times New Roman"/>
            <w:i/>
            <w:lang w:val="fi-FI"/>
          </w:rPr>
          <w:delText xml:space="preserve">, jonka ajatus on radikaalisti </w:delText>
        </w:r>
      </w:del>
      <w:del w:id="454" w:author="Unknown Author" w:date="2017-09-07T10:00:11Z">
        <w:r>
          <w:rPr>
            <w:rFonts w:cs="Times New Roman" w:ascii="Times New Roman" w:hAnsi="Times New Roman"/>
            <w:i/>
            <w:lang w:val="fi-FI"/>
          </w:rPr>
          <w:delText>muutta</w:delText>
        </w:r>
      </w:del>
      <w:del w:id="455" w:author="Unknown Author" w:date="2017-09-06T17:14:46Z">
        <w:r>
          <w:rPr>
            <w:rFonts w:cs="Times New Roman" w:ascii="Times New Roman" w:hAnsi="Times New Roman"/>
            <w:i/>
            <w:lang w:val="fi-FI"/>
          </w:rPr>
          <w:delText>a</w:delText>
        </w:r>
      </w:del>
      <w:del w:id="456" w:author="Unknown Author" w:date="2017-09-07T10:00:11Z">
        <w:r>
          <w:rPr>
            <w:rFonts w:cs="Times New Roman" w:ascii="Times New Roman" w:hAnsi="Times New Roman"/>
            <w:i/>
            <w:lang w:val="fi-FI"/>
          </w:rPr>
          <w:delText xml:space="preserve"> käsitteiden tutkimusta </w:delText>
        </w:r>
      </w:del>
      <w:del w:id="457" w:author="Unknown Author" w:date="2017-09-06T17:15:06Z">
        <w:r>
          <w:rPr>
            <w:rFonts w:cs="Times New Roman" w:ascii="Times New Roman" w:hAnsi="Times New Roman"/>
            <w:i/>
            <w:lang w:val="fi-FI"/>
          </w:rPr>
          <w:delText>hylkäämällä ajatu</w:delText>
        </w:r>
      </w:del>
      <w:del w:id="458" w:author="Unknown Author" w:date="2017-09-06T17:14:30Z">
        <w:r>
          <w:rPr>
            <w:rFonts w:cs="Times New Roman" w:ascii="Times New Roman" w:hAnsi="Times New Roman"/>
            <w:i/>
            <w:lang w:val="fi-FI"/>
          </w:rPr>
          <w:delText>s</w:delText>
        </w:r>
      </w:del>
      <w:del w:id="459" w:author="Unknown Author" w:date="2017-09-06T17:15:06Z">
        <w:r>
          <w:rPr>
            <w:rFonts w:cs="Times New Roman" w:ascii="Times New Roman" w:hAnsi="Times New Roman"/>
            <w:i/>
            <w:lang w:val="fi-FI"/>
          </w:rPr>
          <w:delText xml:space="preserve">, että </w:delText>
        </w:r>
      </w:del>
      <w:del w:id="460" w:author="Unknown Author" w:date="2017-09-07T10:00:11Z">
        <w:r>
          <w:rPr>
            <w:rFonts w:cs="Times New Roman" w:ascii="Times New Roman" w:hAnsi="Times New Roman"/>
            <w:i/>
            <w:lang w:val="fi-FI"/>
          </w:rPr>
          <w:delText xml:space="preserve">digitaalista </w:delText>
        </w:r>
      </w:del>
      <w:del w:id="461" w:author="Unknown Author" w:date="2017-09-06T17:15:13Z">
        <w:r>
          <w:rPr>
            <w:rFonts w:cs="Times New Roman" w:ascii="Times New Roman" w:hAnsi="Times New Roman"/>
            <w:i/>
            <w:lang w:val="fi-FI"/>
          </w:rPr>
          <w:delText xml:space="preserve">aineistoa tutkittaisiin </w:delText>
        </w:r>
      </w:del>
      <w:del w:id="462" w:author="Unknown Author" w:date="2017-09-07T10:00:11Z">
        <w:r>
          <w:rPr>
            <w:rFonts w:cs="Times New Roman" w:ascii="Times New Roman" w:hAnsi="Times New Roman"/>
            <w:i/>
            <w:lang w:val="fi-FI"/>
          </w:rPr>
          <w:delText>aatehistorian kannalta samalla tav</w:delText>
        </w:r>
      </w:del>
      <w:del w:id="463" w:author="Unknown Author" w:date="2017-09-06T17:15:18Z">
        <w:r>
          <w:rPr>
            <w:rFonts w:cs="Times New Roman" w:ascii="Times New Roman" w:hAnsi="Times New Roman"/>
            <w:i/>
            <w:lang w:val="fi-FI"/>
          </w:rPr>
          <w:delText>alla kuin painettua materiaalia</w:delText>
        </w:r>
      </w:del>
      <w:del w:id="464" w:author="Unknown Author" w:date="2017-09-07T10:00:11Z">
        <w:r>
          <w:rPr>
            <w:rFonts w:cs="Times New Roman" w:ascii="Times New Roman" w:hAnsi="Times New Roman"/>
            <w:i/>
            <w:lang w:val="fi-FI"/>
          </w:rPr>
          <w:delText>.</w:delText>
        </w:r>
      </w:del>
      <w:del w:id="465" w:author="Unknown Author" w:date="2017-09-06T17:15:29Z">
        <w:r>
          <w:rPr>
            <w:rFonts w:cs="Times New Roman" w:ascii="Times New Roman" w:hAnsi="Times New Roman"/>
            <w:i/>
            <w:lang w:val="fi-FI"/>
          </w:rPr>
          <w:delText xml:space="preserve"> Hankkeen teoreettinen asetelma on erittäin mielenkiintoinen, mutta käytäntö tulee osoittamaan miten projekti onnistuu.</w:delText>
        </w:r>
      </w:del>
      <w:del w:id="466" w:author="Unknown Author" w:date="2017-09-07T10:00:11Z">
        <w:r>
          <w:rPr>
            <w:rStyle w:val="FootnoteAnchor"/>
            <w:rFonts w:cs="Times New Roman" w:ascii="Times New Roman" w:hAnsi="Times New Roman"/>
            <w:i/>
            <w:lang w:val="fi-FI"/>
          </w:rPr>
          <w:footnoteReference w:id="24"/>
        </w:r>
      </w:del>
      <w:del w:id="467" w:author="Unknown Author" w:date="2017-09-07T10:00:11Z">
        <w:r>
          <w:rPr>
            <w:rFonts w:cs="Times New Roman" w:ascii="Times New Roman" w:hAnsi="Times New Roman"/>
            <w:i/>
            <w:lang w:val="fi-FI"/>
          </w:rPr>
          <w:delText xml:space="preserve"> Aiemmasta tutkimuksesta voidaan etsiä hypoteeseja ja tuloksia, joita voidaan nyt uudella tavalla testata ja todentaa. Samanaikaisesti aineistotutkimus voi johtaa myös </w:delText>
        </w:r>
      </w:del>
      <w:del w:id="468" w:author="Unknown Author" w:date="2017-09-06T17:15:43Z">
        <w:r>
          <w:rPr>
            <w:rFonts w:cs="Times New Roman" w:ascii="Times New Roman" w:hAnsi="Times New Roman"/>
            <w:i/>
            <w:lang w:val="fi-FI"/>
          </w:rPr>
          <w:delText xml:space="preserve">aivan </w:delText>
        </w:r>
      </w:del>
      <w:del w:id="469" w:author="Unknown Author" w:date="2017-09-07T10:00:11Z">
        <w:r>
          <w:rPr>
            <w:rFonts w:cs="Times New Roman" w:ascii="Times New Roman" w:hAnsi="Times New Roman"/>
            <w:i/>
            <w:lang w:val="fi-FI"/>
          </w:rPr>
          <w:delText>uudenlaisiin kysymyksenasetteluihin.</w:delText>
        </w:r>
      </w:del>
      <w:del w:id="470" w:author="Unknown Author" w:date="2017-09-07T10:00:11Z">
        <w:r>
          <w:rPr>
            <w:rStyle w:val="FootnoteAnchor"/>
            <w:rFonts w:cs="Times New Roman" w:ascii="Times New Roman" w:hAnsi="Times New Roman"/>
            <w:i/>
            <w:lang w:val="fi-FI"/>
          </w:rPr>
          <w:delText xml:space="preserve"> </w:delText>
        </w:r>
      </w:del>
      <w:del w:id="471" w:author="Unknown Author" w:date="2017-09-07T10:00:11Z">
        <w:r>
          <w:rPr>
            <w:rFonts w:cs="Times New Roman" w:ascii="Times New Roman" w:hAnsi="Times New Roman"/>
            <w:i/>
            <w:lang w:val="fi-FI"/>
          </w:rPr>
          <w:delText xml:space="preserve"> Esimerk</w:delText>
        </w:r>
      </w:del>
      <w:del w:id="472" w:author="Unknown Author" w:date="2017-09-06T17:15:51Z">
        <w:r>
          <w:rPr>
            <w:rFonts w:cs="Times New Roman" w:ascii="Times New Roman" w:hAnsi="Times New Roman"/>
            <w:i/>
            <w:lang w:val="fi-FI"/>
          </w:rPr>
          <w:delText>kinä</w:delText>
        </w:r>
      </w:del>
      <w:del w:id="473" w:author="Unknown Author" w:date="2017-09-07T10:00:11Z">
        <w:r>
          <w:rPr>
            <w:rFonts w:cs="Times New Roman" w:ascii="Times New Roman" w:hAnsi="Times New Roman"/>
            <w:i/>
            <w:lang w:val="fi-FI"/>
          </w:rPr>
          <w:delText xml:space="preserve"> </w:delText>
        </w:r>
      </w:del>
      <w:del w:id="474" w:author="Unknown Author" w:date="2017-09-06T17:15:48Z">
        <w:r>
          <w:rPr>
            <w:rFonts w:cs="Times New Roman" w:ascii="Times New Roman" w:hAnsi="Times New Roman"/>
            <w:i/>
            <w:lang w:val="fi-FI"/>
          </w:rPr>
          <w:delText xml:space="preserve">tästä </w:delText>
        </w:r>
      </w:del>
      <w:del w:id="475" w:author="Unknown Author" w:date="2017-09-07T10:00:11Z">
        <w:r>
          <w:rPr>
            <w:rFonts w:cs="Times New Roman" w:ascii="Times New Roman" w:hAnsi="Times New Roman"/>
            <w:i/>
            <w:lang w:val="fi-FI"/>
          </w:rPr>
          <w:delText>käy Lundin yliopiston projekti, jo</w:delText>
        </w:r>
      </w:del>
      <w:del w:id="476" w:author="Unknown Author" w:date="2017-09-06T17:15:58Z">
        <w:r>
          <w:rPr>
            <w:rFonts w:cs="Times New Roman" w:ascii="Times New Roman" w:hAnsi="Times New Roman"/>
            <w:i/>
            <w:lang w:val="fi-FI"/>
          </w:rPr>
          <w:delText xml:space="preserve">nka tarkoituksena on </w:delText>
        </w:r>
      </w:del>
      <w:del w:id="477" w:author="Unknown Author" w:date="2017-09-07T10:00:11Z">
        <w:r>
          <w:rPr>
            <w:rFonts w:cs="Times New Roman" w:ascii="Times New Roman" w:hAnsi="Times New Roman"/>
            <w:i/>
            <w:lang w:val="fi-FI"/>
          </w:rPr>
          <w:delText>poh</w:delText>
        </w:r>
      </w:del>
      <w:del w:id="478" w:author="Unknown Author" w:date="2017-09-06T17:16:02Z">
        <w:r>
          <w:rPr>
            <w:rFonts w:cs="Times New Roman" w:ascii="Times New Roman" w:hAnsi="Times New Roman"/>
            <w:i/>
            <w:lang w:val="fi-FI"/>
          </w:rPr>
          <w:delText>tia</w:delText>
        </w:r>
      </w:del>
      <w:del w:id="479" w:author="Unknown Author" w:date="2017-09-07T10:00:11Z">
        <w:r>
          <w:rPr>
            <w:rFonts w:cs="Times New Roman" w:ascii="Times New Roman" w:hAnsi="Times New Roman"/>
            <w:i/>
            <w:lang w:val="fi-FI"/>
          </w:rPr>
          <w:delText xml:space="preserve"> filosofisesti tiedon luonnetta digitaalisessa maailmassa.</w:delText>
        </w:r>
      </w:del>
      <w:del w:id="480" w:author="Unknown Author" w:date="2017-09-07T10:00:11Z">
        <w:r>
          <w:rPr>
            <w:rStyle w:val="FootnoteAnchor"/>
            <w:rFonts w:cs="Times New Roman" w:ascii="Times New Roman" w:hAnsi="Times New Roman"/>
            <w:i/>
            <w:lang w:val="fi-FI"/>
          </w:rPr>
          <w:footnoteReference w:id="25"/>
        </w:r>
      </w:del>
      <w:del w:id="481" w:author="Unknown Author" w:date="2017-09-07T10:00:11Z">
        <w:r>
          <w:rPr>
            <w:rFonts w:cs="Times New Roman" w:ascii="Times New Roman" w:hAnsi="Times New Roman"/>
            <w:i/>
            <w:lang w:val="fi-FI"/>
          </w:rPr>
          <w:delText xml:space="preserve"> </w:delText>
        </w:r>
      </w:del>
      <w:del w:id="482" w:author="Unknown Author" w:date="2017-09-07T00:23:27Z">
        <w:r>
          <w:rPr>
            <w:rFonts w:cs="Times New Roman" w:ascii="Times New Roman" w:hAnsi="Times New Roman"/>
            <w:i/>
            <w:lang w:val="fi-FI"/>
          </w:rPr>
          <w:delText>Yksi tärkeä tulokulma hankkeessa on tiedonluokittelun merkitys tiedontuotannossa.</w:delText>
        </w:r>
      </w:del>
    </w:p>
    <w:p>
      <w:pPr>
        <w:pStyle w:val="Normal"/>
        <w:spacing w:lineRule="auto" w:line="276"/>
        <w:rPr>
          <w:i/>
          <w:i/>
        </w:rPr>
      </w:pPr>
      <w:r>
        <w:rPr>
          <w:rFonts w:cs="Times New Roman" w:ascii="Times New Roman" w:hAnsi="Times New Roman"/>
          <w:lang w:val="fi-FI"/>
        </w:rPr>
      </w:r>
    </w:p>
    <w:p>
      <w:pPr>
        <w:pStyle w:val="Normal"/>
        <w:numPr>
          <w:ilvl w:val="0"/>
          <w:numId w:val="0"/>
        </w:numPr>
        <w:spacing w:lineRule="auto" w:line="276"/>
        <w:outlineLvl w:val="0"/>
        <w:rPr>
          <w:rFonts w:ascii="Times New Roman" w:hAnsi="Times New Roman" w:cs="Times New Roman"/>
          <w:b/>
          <w:b/>
          <w:lang w:val="fi-FI"/>
        </w:rPr>
      </w:pPr>
      <w:r>
        <w:rPr>
          <w:rFonts w:cs="Times New Roman" w:ascii="Times New Roman" w:hAnsi="Times New Roman"/>
          <w:b/>
          <w:lang w:val="fi-FI"/>
        </w:rPr>
        <w:t>Massadata ja ilmiöpohjainen tutkimus</w:t>
      </w:r>
    </w:p>
    <w:p>
      <w:pPr>
        <w:pStyle w:val="Normal"/>
        <w:spacing w:lineRule="auto" w:line="276"/>
        <w:rPr>
          <w:rFonts w:ascii="Times New Roman" w:hAnsi="Times New Roman" w:cs="Times New Roman"/>
          <w:lang w:val="fi-FI"/>
        </w:rPr>
      </w:pPr>
      <w:r>
        <w:rPr>
          <w:rFonts w:cs="Times New Roman" w:ascii="Times New Roman" w:hAnsi="Times New Roman"/>
          <w:lang w:val="fi-FI"/>
        </w:rPr>
      </w:r>
    </w:p>
    <w:p>
      <w:pPr>
        <w:pStyle w:val="Normal1"/>
        <w:rPr>
          <w:rFonts w:ascii="Times New Roman" w:hAnsi="Times New Roman" w:cs="Times New Roman"/>
          <w:sz w:val="24"/>
          <w:szCs w:val="24"/>
          <w:lang w:val="fi-FI"/>
          <w:del w:id="524" w:author="Unknown Author" w:date="2017-09-06T10:22:23Z"/>
        </w:rPr>
      </w:pPr>
      <w:r>
        <w:rPr>
          <w:rFonts w:cs="Times New Roman" w:ascii="Times New Roman" w:hAnsi="Times New Roman"/>
          <w:sz w:val="24"/>
          <w:szCs w:val="24"/>
          <w:lang w:val="fi-FI"/>
        </w:rPr>
        <w:t xml:space="preserve">Käsi kädessä digitaalisuuden kanssa kulkee käsite nimeltä </w:t>
      </w:r>
      <w:r>
        <w:rPr>
          <w:rFonts w:cs="Times New Roman" w:ascii="Times New Roman" w:hAnsi="Times New Roman"/>
          <w:iCs/>
          <w:sz w:val="24"/>
          <w:szCs w:val="24"/>
          <w:lang w:val="fi-FI"/>
        </w:rPr>
        <w:t>massadata.</w:t>
      </w:r>
      <w:r>
        <w:rPr>
          <w:rStyle w:val="FootnoteAnchor"/>
          <w:rFonts w:cs="Times New Roman" w:ascii="Times New Roman" w:hAnsi="Times New Roman"/>
          <w:iCs/>
          <w:sz w:val="24"/>
          <w:szCs w:val="24"/>
          <w:lang w:val="fi-FI"/>
        </w:rPr>
        <w:footnoteReference w:id="26"/>
      </w:r>
      <w:r>
        <w:rPr>
          <w:rFonts w:cs="Times New Roman" w:ascii="Times New Roman" w:hAnsi="Times New Roman"/>
          <w:sz w:val="24"/>
          <w:szCs w:val="24"/>
          <w:lang w:val="fi-FI"/>
        </w:rPr>
        <w:t xml:space="preserve"> Tällä tarkoitetaan erityisen laajoja tietoaineistoja, joiden käsittelyyn tarvitaan uudenlaista tietojenkäsittelyinfrastruktuuria ja </w:t>
      </w:r>
      <w:del w:id="484" w:author="Unknown Author" w:date="2017-09-06T17:16:46Z">
        <w:r>
          <w:rPr>
            <w:rFonts w:cs="Times New Roman" w:ascii="Times New Roman" w:hAnsi="Times New Roman"/>
            <w:sz w:val="24"/>
            <w:szCs w:val="24"/>
            <w:lang w:val="fi-FI"/>
          </w:rPr>
          <w:delText xml:space="preserve">uusia </w:delText>
        </w:r>
      </w:del>
      <w:r>
        <w:rPr>
          <w:rFonts w:cs="Times New Roman" w:ascii="Times New Roman" w:hAnsi="Times New Roman"/>
          <w:sz w:val="24"/>
          <w:szCs w:val="24"/>
          <w:lang w:val="fi-FI"/>
        </w:rPr>
        <w:t xml:space="preserve">tilastollisia menetelmiä. Yksi määrittely </w:t>
      </w:r>
      <w:ins w:id="485" w:author="Unknown Author" w:date="2017-09-06T17:17:02Z">
        <w:r>
          <w:rPr>
            <w:rFonts w:cs="Times New Roman" w:ascii="Times New Roman" w:hAnsi="Times New Roman"/>
            <w:sz w:val="24"/>
            <w:szCs w:val="24"/>
            <w:lang w:val="fi-FI"/>
          </w:rPr>
          <w:t xml:space="preserve">massadatalle </w:t>
        </w:r>
      </w:ins>
      <w:del w:id="486" w:author="Unknown Author" w:date="2017-09-06T17:17:06Z">
        <w:r>
          <w:rPr>
            <w:rFonts w:cs="Times New Roman" w:ascii="Times New Roman" w:hAnsi="Times New Roman"/>
            <w:sz w:val="24"/>
            <w:szCs w:val="24"/>
            <w:lang w:val="fi-FI"/>
          </w:rPr>
          <w:delText xml:space="preserve">käsitteelle </w:delText>
        </w:r>
      </w:del>
      <w:r>
        <w:rPr>
          <w:rFonts w:cs="Times New Roman" w:ascii="Times New Roman" w:hAnsi="Times New Roman"/>
          <w:sz w:val="24"/>
          <w:szCs w:val="24"/>
          <w:lang w:val="fi-FI"/>
        </w:rPr>
        <w:t>on</w:t>
      </w:r>
      <w:ins w:id="487" w:author="Unknown Author" w:date="2017-09-06T17:17:07Z">
        <w:r>
          <w:rPr>
            <w:rFonts w:cs="Times New Roman" w:ascii="Times New Roman" w:hAnsi="Times New Roman"/>
            <w:sz w:val="24"/>
            <w:szCs w:val="24"/>
            <w:lang w:val="fi-FI"/>
          </w:rPr>
          <w:t>,</w:t>
        </w:r>
      </w:ins>
      <w:r>
        <w:rPr>
          <w:rFonts w:cs="Times New Roman" w:ascii="Times New Roman" w:hAnsi="Times New Roman"/>
          <w:sz w:val="24"/>
          <w:szCs w:val="24"/>
          <w:lang w:val="fi-FI"/>
        </w:rPr>
        <w:t xml:space="preserve"> ettei </w:t>
      </w:r>
      <w:del w:id="488" w:author="Unknown Author" w:date="2017-09-06T17:16:51Z">
        <w:r>
          <w:rPr>
            <w:rFonts w:cs="Times New Roman" w:ascii="Times New Roman" w:hAnsi="Times New Roman"/>
            <w:sz w:val="24"/>
            <w:szCs w:val="24"/>
            <w:lang w:val="fi-FI"/>
          </w:rPr>
          <w:delText xml:space="preserve">se </w:delText>
        </w:r>
      </w:del>
      <w:ins w:id="489" w:author="Unknown Author" w:date="2017-09-06T17:16:52Z">
        <w:r>
          <w:rPr>
            <w:rFonts w:cs="Times New Roman" w:ascii="Times New Roman" w:hAnsi="Times New Roman"/>
            <w:sz w:val="24"/>
            <w:szCs w:val="24"/>
            <w:lang w:val="fi-FI"/>
          </w:rPr>
          <w:t xml:space="preserve">aineisto </w:t>
        </w:r>
      </w:ins>
      <w:r>
        <w:rPr>
          <w:rFonts w:cs="Times New Roman" w:ascii="Times New Roman" w:hAnsi="Times New Roman"/>
          <w:sz w:val="24"/>
          <w:szCs w:val="24"/>
          <w:lang w:val="fi-FI"/>
        </w:rPr>
        <w:t>mahdu yksittäiseen tietokoneeseen, vaan tarvitaan järeitä infrastruktuuri</w:t>
      </w:r>
      <w:del w:id="490" w:author="Unknown Author" w:date="2017-09-06T17:17:15Z">
        <w:r>
          <w:rPr>
            <w:rFonts w:cs="Times New Roman" w:ascii="Times New Roman" w:hAnsi="Times New Roman"/>
            <w:sz w:val="24"/>
            <w:szCs w:val="24"/>
            <w:lang w:val="fi-FI"/>
          </w:rPr>
          <w:delText xml:space="preserve">in liittyviä </w:delText>
        </w:r>
      </w:del>
      <w:r>
        <w:rPr>
          <w:rFonts w:cs="Times New Roman" w:ascii="Times New Roman" w:hAnsi="Times New Roman"/>
          <w:sz w:val="24"/>
          <w:szCs w:val="24"/>
          <w:lang w:val="fi-FI"/>
        </w:rPr>
        <w:t xml:space="preserve">ratkaisuja ja skaalautuvia </w:t>
      </w:r>
      <w:del w:id="491" w:author="Unknown Author" w:date="2017-09-06T17:17:20Z">
        <w:r>
          <w:rPr>
            <w:rFonts w:cs="Times New Roman" w:ascii="Times New Roman" w:hAnsi="Times New Roman"/>
            <w:sz w:val="24"/>
            <w:szCs w:val="24"/>
            <w:lang w:val="fi-FI"/>
          </w:rPr>
          <w:delText>laskenta</w:delText>
        </w:r>
      </w:del>
      <w:r>
        <w:rPr>
          <w:rFonts w:cs="Times New Roman" w:ascii="Times New Roman" w:hAnsi="Times New Roman"/>
          <w:sz w:val="24"/>
          <w:szCs w:val="24"/>
          <w:lang w:val="fi-FI"/>
        </w:rPr>
        <w:t xml:space="preserve">menetelmiä aineiston hallintaan, käsittelyyn ja analysointiin. Suomessa näitä tarjoaa etenkin Tieteen Tietotekniikan Keskus (CSC). </w:t>
      </w:r>
      <w:del w:id="492" w:author="Unknown Author" w:date="2017-09-06T17:17:30Z">
        <w:r>
          <w:rPr>
            <w:rFonts w:cs="Times New Roman" w:ascii="Times New Roman" w:hAnsi="Times New Roman"/>
            <w:sz w:val="24"/>
            <w:szCs w:val="24"/>
            <w:lang w:val="fi-FI"/>
          </w:rPr>
          <w:delText>Tällaisessa m</w:delText>
        </w:r>
      </w:del>
      <w:del w:id="493" w:author="Unknown Author" w:date="2017-09-07T11:40:05Z">
        <w:r>
          <w:rPr>
            <w:rFonts w:cs="Times New Roman" w:ascii="Times New Roman" w:hAnsi="Times New Roman"/>
            <w:sz w:val="24"/>
            <w:szCs w:val="24"/>
            <w:lang w:val="fi-FI"/>
          </w:rPr>
          <w:delText>assadata-</w:delText>
        </w:r>
      </w:del>
      <w:ins w:id="494" w:author="Unknown Author" w:date="2017-09-07T11:40:06Z">
        <w:r>
          <w:rPr>
            <w:rFonts w:cs="Times New Roman" w:ascii="Times New Roman" w:hAnsi="Times New Roman"/>
            <w:sz w:val="24"/>
            <w:szCs w:val="24"/>
            <w:lang w:val="fi-FI"/>
          </w:rPr>
          <w:t xml:space="preserve">Tällaisessa </w:t>
        </w:r>
      </w:ins>
      <w:r>
        <w:rPr>
          <w:rFonts w:cs="Times New Roman" w:ascii="Times New Roman" w:hAnsi="Times New Roman"/>
          <w:sz w:val="24"/>
          <w:szCs w:val="24"/>
          <w:lang w:val="fi-FI"/>
        </w:rPr>
        <w:t xml:space="preserve">tutkimuksessa ja </w:t>
      </w:r>
      <w:del w:id="495" w:author="Unknown Author" w:date="2017-09-06T17:17:32Z">
        <w:r>
          <w:rPr>
            <w:rFonts w:cs="Times New Roman" w:ascii="Times New Roman" w:hAnsi="Times New Roman"/>
            <w:sz w:val="24"/>
            <w:szCs w:val="24"/>
            <w:lang w:val="fi-FI"/>
          </w:rPr>
          <w:delText xml:space="preserve">myös </w:delText>
        </w:r>
      </w:del>
      <w:r>
        <w:rPr>
          <w:rFonts w:cs="Times New Roman" w:ascii="Times New Roman" w:hAnsi="Times New Roman"/>
          <w:sz w:val="24"/>
          <w:szCs w:val="24"/>
          <w:lang w:val="fi-FI"/>
        </w:rPr>
        <w:t>pienemmän</w:t>
      </w:r>
      <w:ins w:id="496" w:author="Unknown Author" w:date="2017-09-06T17:17:33Z">
        <w:r>
          <w:rPr>
            <w:rFonts w:cs="Times New Roman" w:ascii="Times New Roman" w:hAnsi="Times New Roman"/>
            <w:sz w:val="24"/>
            <w:szCs w:val="24"/>
            <w:lang w:val="fi-FI"/>
          </w:rPr>
          <w:t>kin</w:t>
        </w:r>
      </w:ins>
      <w:r>
        <w:rPr>
          <w:rFonts w:cs="Times New Roman" w:ascii="Times New Roman" w:hAnsi="Times New Roman"/>
          <w:sz w:val="24"/>
          <w:szCs w:val="24"/>
          <w:lang w:val="fi-FI"/>
        </w:rPr>
        <w:t xml:space="preserve"> mittakaavan data-analyysissä aineistoista pyritään tyypillisesti etsimään yleisiä </w:t>
      </w:r>
      <w:ins w:id="497" w:author="Unknown Author" w:date="2017-09-06T17:17:43Z">
        <w:r>
          <w:rPr>
            <w:rFonts w:cs="Times New Roman" w:ascii="Times New Roman" w:hAnsi="Times New Roman"/>
            <w:sz w:val="24"/>
            <w:szCs w:val="24"/>
            <w:lang w:val="fi-FI"/>
          </w:rPr>
          <w:t xml:space="preserve">tilastollisia </w:t>
        </w:r>
      </w:ins>
      <w:r>
        <w:rPr>
          <w:rFonts w:cs="Times New Roman" w:ascii="Times New Roman" w:hAnsi="Times New Roman"/>
          <w:sz w:val="24"/>
          <w:szCs w:val="24"/>
          <w:lang w:val="fi-FI"/>
        </w:rPr>
        <w:t>trendejä</w:t>
      </w:r>
      <w:del w:id="498" w:author="Unknown Author" w:date="2017-09-06T17:17:42Z">
        <w:r>
          <w:rPr>
            <w:rFonts w:cs="Times New Roman" w:ascii="Times New Roman" w:hAnsi="Times New Roman"/>
            <w:sz w:val="24"/>
            <w:szCs w:val="24"/>
            <w:lang w:val="fi-FI"/>
          </w:rPr>
          <w:delText xml:space="preserve"> tilastollisin menetelmin</w:delText>
        </w:r>
      </w:del>
      <w:r>
        <w:rPr>
          <w:rFonts w:cs="Times New Roman" w:ascii="Times New Roman" w:hAnsi="Times New Roman"/>
          <w:sz w:val="24"/>
          <w:szCs w:val="24"/>
          <w:lang w:val="fi-FI"/>
        </w:rPr>
        <w:t xml:space="preserve">. </w:t>
      </w:r>
      <w:del w:id="499" w:author="Unknown Author" w:date="2017-09-06T17:17:47Z">
        <w:r>
          <w:rPr>
            <w:rFonts w:cs="Times New Roman" w:ascii="Times New Roman" w:hAnsi="Times New Roman"/>
            <w:sz w:val="24"/>
            <w:szCs w:val="24"/>
            <w:lang w:val="fi-FI"/>
          </w:rPr>
          <w:delText>Tämän l</w:delText>
        </w:r>
      </w:del>
      <w:ins w:id="500" w:author="Unknown Author" w:date="2017-09-06T17:17:47Z">
        <w:r>
          <w:rPr>
            <w:rFonts w:cs="Times New Roman" w:ascii="Times New Roman" w:hAnsi="Times New Roman"/>
            <w:sz w:val="24"/>
            <w:szCs w:val="24"/>
            <w:lang w:val="fi-FI"/>
          </w:rPr>
          <w:t>L</w:t>
        </w:r>
      </w:ins>
      <w:r>
        <w:rPr>
          <w:rFonts w:cs="Times New Roman" w:ascii="Times New Roman" w:hAnsi="Times New Roman"/>
          <w:sz w:val="24"/>
          <w:szCs w:val="24"/>
          <w:lang w:val="fi-FI"/>
        </w:rPr>
        <w:t>ähestymistavan etuna on</w:t>
      </w:r>
      <w:del w:id="501" w:author="Unknown Author" w:date="2017-09-06T17:17:49Z">
        <w:r>
          <w:rPr>
            <w:rFonts w:cs="Times New Roman" w:ascii="Times New Roman" w:hAnsi="Times New Roman"/>
            <w:sz w:val="24"/>
            <w:szCs w:val="24"/>
            <w:lang w:val="fi-FI"/>
          </w:rPr>
          <w:delText xml:space="preserve"> se</w:delText>
        </w:r>
      </w:del>
      <w:r>
        <w:rPr>
          <w:rFonts w:cs="Times New Roman" w:ascii="Times New Roman" w:hAnsi="Times New Roman"/>
          <w:sz w:val="24"/>
          <w:szCs w:val="24"/>
          <w:lang w:val="fi-FI"/>
        </w:rPr>
        <w:t>, että havaintoja voidaan tehdä mittakaavassa, joka ei ole aiemmin ollut mahdolli</w:t>
      </w:r>
      <w:del w:id="502" w:author="Unknown Author" w:date="2017-09-07T11:40:20Z">
        <w:r>
          <w:rPr>
            <w:rFonts w:cs="Times New Roman" w:ascii="Times New Roman" w:hAnsi="Times New Roman"/>
            <w:sz w:val="24"/>
            <w:szCs w:val="24"/>
            <w:lang w:val="fi-FI"/>
          </w:rPr>
          <w:delText>sta</w:delText>
        </w:r>
      </w:del>
      <w:ins w:id="503" w:author="Unknown Author" w:date="2017-09-07T11:40:21Z">
        <w:r>
          <w:rPr>
            <w:rFonts w:cs="Times New Roman" w:ascii="Times New Roman" w:hAnsi="Times New Roman"/>
            <w:sz w:val="24"/>
            <w:szCs w:val="24"/>
            <w:lang w:val="fi-FI"/>
          </w:rPr>
          <w:t>nen</w:t>
        </w:r>
      </w:ins>
      <w:del w:id="504" w:author="Unknown Author" w:date="2017-09-07T11:40:24Z">
        <w:r>
          <w:rPr>
            <w:rFonts w:cs="Times New Roman" w:ascii="Times New Roman" w:hAnsi="Times New Roman"/>
            <w:sz w:val="24"/>
            <w:szCs w:val="24"/>
            <w:lang w:val="fi-FI"/>
          </w:rPr>
          <w:delText>.</w:delText>
        </w:r>
      </w:del>
      <w:ins w:id="505" w:author="Unknown Author" w:date="2017-09-07T11:40:24Z">
        <w:r>
          <w:rPr>
            <w:rFonts w:cs="Times New Roman" w:ascii="Times New Roman" w:hAnsi="Times New Roman"/>
            <w:sz w:val="24"/>
            <w:szCs w:val="24"/>
            <w:lang w:val="fi-FI"/>
          </w:rPr>
          <w:t>;</w:t>
        </w:r>
      </w:ins>
      <w:r>
        <w:rPr>
          <w:rFonts w:cs="Times New Roman" w:ascii="Times New Roman" w:hAnsi="Times New Roman"/>
          <w:sz w:val="24"/>
          <w:szCs w:val="24"/>
          <w:lang w:val="fi-FI"/>
        </w:rPr>
        <w:t xml:space="preserve"> </w:t>
      </w:r>
      <w:del w:id="506" w:author="Unknown Author" w:date="2017-09-07T11:40:25Z">
        <w:r>
          <w:rPr>
            <w:rFonts w:cs="Times New Roman" w:ascii="Times New Roman" w:hAnsi="Times New Roman"/>
            <w:sz w:val="24"/>
            <w:szCs w:val="24"/>
            <w:lang w:val="fi-FI"/>
          </w:rPr>
          <w:delText>K</w:delText>
        </w:r>
      </w:del>
      <w:ins w:id="507" w:author="Unknown Author" w:date="2017-09-07T11:40:26Z">
        <w:r>
          <w:rPr>
            <w:rFonts w:cs="Times New Roman" w:ascii="Times New Roman" w:hAnsi="Times New Roman"/>
            <w:sz w:val="24"/>
            <w:szCs w:val="24"/>
            <w:lang w:val="fi-FI"/>
          </w:rPr>
          <w:t>k</w:t>
        </w:r>
      </w:ins>
      <w:r>
        <w:rPr>
          <w:rFonts w:cs="Times New Roman" w:ascii="Times New Roman" w:hAnsi="Times New Roman"/>
          <w:sz w:val="24"/>
          <w:szCs w:val="24"/>
          <w:lang w:val="fi-FI"/>
        </w:rPr>
        <w:t xml:space="preserve">arkeakin aineisto voi </w:t>
      </w:r>
      <w:del w:id="508" w:author="Unknown Author" w:date="2017-09-07T11:40:32Z">
        <w:r>
          <w:rPr>
            <w:rFonts w:cs="Times New Roman" w:ascii="Times New Roman" w:hAnsi="Times New Roman"/>
            <w:sz w:val="24"/>
            <w:szCs w:val="24"/>
            <w:lang w:val="fi-FI"/>
          </w:rPr>
          <w:delText xml:space="preserve">olla </w:delText>
        </w:r>
      </w:del>
      <w:ins w:id="509" w:author="Unknown Author" w:date="2017-09-07T11:40:32Z">
        <w:r>
          <w:rPr>
            <w:rFonts w:cs="Times New Roman" w:ascii="Times New Roman" w:hAnsi="Times New Roman"/>
            <w:sz w:val="24"/>
            <w:szCs w:val="24"/>
            <w:lang w:val="fi-FI"/>
          </w:rPr>
          <w:t xml:space="preserve">osoittautua </w:t>
        </w:r>
      </w:ins>
      <w:r>
        <w:rPr>
          <w:rFonts w:cs="Times New Roman" w:ascii="Times New Roman" w:hAnsi="Times New Roman"/>
          <w:sz w:val="24"/>
          <w:szCs w:val="24"/>
          <w:lang w:val="fi-FI"/>
        </w:rPr>
        <w:t>arvok</w:t>
      </w:r>
      <w:del w:id="510" w:author="Unknown Author" w:date="2017-09-07T11:40:40Z">
        <w:r>
          <w:rPr>
            <w:rFonts w:cs="Times New Roman" w:ascii="Times New Roman" w:hAnsi="Times New Roman"/>
            <w:sz w:val="24"/>
            <w:szCs w:val="24"/>
            <w:lang w:val="fi-FI"/>
          </w:rPr>
          <w:delText>asta</w:delText>
        </w:r>
      </w:del>
      <w:ins w:id="511" w:author="Unknown Author" w:date="2017-09-07T11:40:41Z">
        <w:r>
          <w:rPr>
            <w:rFonts w:cs="Times New Roman" w:ascii="Times New Roman" w:hAnsi="Times New Roman"/>
            <w:sz w:val="24"/>
            <w:szCs w:val="24"/>
            <w:lang w:val="fi-FI"/>
          </w:rPr>
          <w:t>kaaksi</w:t>
        </w:r>
      </w:ins>
      <w:r>
        <w:rPr>
          <w:rFonts w:cs="Times New Roman" w:ascii="Times New Roman" w:hAnsi="Times New Roman"/>
          <w:sz w:val="24"/>
          <w:szCs w:val="24"/>
          <w:lang w:val="fi-FI"/>
        </w:rPr>
        <w:t xml:space="preserve">, kun </w:t>
      </w:r>
      <w:del w:id="512" w:author="Unknown Author" w:date="2017-09-07T11:40:44Z">
        <w:r>
          <w:rPr>
            <w:rFonts w:cs="Times New Roman" w:ascii="Times New Roman" w:hAnsi="Times New Roman"/>
            <w:sz w:val="24"/>
            <w:szCs w:val="24"/>
            <w:lang w:val="fi-FI"/>
          </w:rPr>
          <w:delText xml:space="preserve">pyritään tunnistamaan </w:delText>
        </w:r>
      </w:del>
      <w:ins w:id="513" w:author="Unknown Author" w:date="2017-09-07T11:40:45Z">
        <w:r>
          <w:rPr>
            <w:rFonts w:cs="Times New Roman" w:ascii="Times New Roman" w:hAnsi="Times New Roman"/>
            <w:sz w:val="24"/>
            <w:szCs w:val="24"/>
            <w:lang w:val="fi-FI"/>
          </w:rPr>
          <w:t xml:space="preserve">etsitään ja kuvataan </w:t>
        </w:r>
      </w:ins>
      <w:r>
        <w:rPr>
          <w:rFonts w:cs="Times New Roman" w:ascii="Times New Roman" w:hAnsi="Times New Roman"/>
          <w:sz w:val="24"/>
          <w:szCs w:val="24"/>
          <w:lang w:val="fi-FI"/>
        </w:rPr>
        <w:t xml:space="preserve">laajoja tilastollisia säännönmukaisuuksia. </w:t>
      </w:r>
      <w:del w:id="514" w:author="Unknown Author" w:date="2017-09-06T17:31:18Z">
        <w:r>
          <w:rPr>
            <w:rFonts w:cs="Times New Roman" w:ascii="Times New Roman" w:hAnsi="Times New Roman"/>
            <w:sz w:val="24"/>
            <w:szCs w:val="24"/>
            <w:lang w:val="fi-FI"/>
          </w:rPr>
          <w:delText xml:space="preserve">Menetelmät voivat sietää huomattaviakin määriä satunnaisia virheitä ja epätarkkuuksia, joiden vaikutus laajempien trendien havaitsemiseen on </w:delText>
        </w:r>
      </w:del>
      <w:del w:id="515" w:author="Unknown Author" w:date="2017-09-06T17:18:23Z">
        <w:r>
          <w:rPr>
            <w:rFonts w:cs="Times New Roman" w:ascii="Times New Roman" w:hAnsi="Times New Roman"/>
            <w:sz w:val="24"/>
            <w:szCs w:val="24"/>
            <w:lang w:val="fi-FI"/>
          </w:rPr>
          <w:delText xml:space="preserve">kuitenkin </w:delText>
        </w:r>
      </w:del>
      <w:del w:id="516" w:author="Unknown Author" w:date="2017-09-06T17:31:37Z">
        <w:r>
          <w:rPr>
            <w:rFonts w:cs="Times New Roman" w:ascii="Times New Roman" w:hAnsi="Times New Roman"/>
            <w:sz w:val="24"/>
            <w:szCs w:val="24"/>
            <w:lang w:val="fi-FI"/>
          </w:rPr>
          <w:delText>rajattu. Tällaiseen l</w:delText>
        </w:r>
      </w:del>
      <w:ins w:id="517" w:author="Unknown Author" w:date="2017-09-06T17:31:39Z">
        <w:r>
          <w:rPr>
            <w:rFonts w:cs="Times New Roman" w:ascii="Times New Roman" w:hAnsi="Times New Roman"/>
            <w:sz w:val="24"/>
            <w:szCs w:val="24"/>
            <w:lang w:val="fi-FI"/>
          </w:rPr>
          <w:t>L</w:t>
        </w:r>
      </w:ins>
      <w:r>
        <w:rPr>
          <w:rFonts w:cs="Times New Roman" w:ascii="Times New Roman" w:hAnsi="Times New Roman"/>
          <w:sz w:val="24"/>
          <w:szCs w:val="24"/>
          <w:lang w:val="fi-FI"/>
        </w:rPr>
        <w:t xml:space="preserve">aajaan kvantitatiiviseen analyysiin perustuvassa tutkimuksessa datasta voidaan tehdä myös odottamattomia havaintoja. Nämä voivat suunnata tutkimusta </w:t>
      </w:r>
      <w:del w:id="518" w:author="Unknown Author" w:date="2017-09-07T11:41:00Z">
        <w:r>
          <w:rPr>
            <w:rFonts w:cs="Times New Roman" w:ascii="Times New Roman" w:hAnsi="Times New Roman"/>
            <w:sz w:val="24"/>
            <w:szCs w:val="24"/>
            <w:lang w:val="fi-FI"/>
          </w:rPr>
          <w:delText xml:space="preserve">alun </w:delText>
        </w:r>
      </w:del>
      <w:r>
        <w:rPr>
          <w:rFonts w:cs="Times New Roman" w:ascii="Times New Roman" w:hAnsi="Times New Roman"/>
          <w:sz w:val="24"/>
          <w:szCs w:val="24"/>
          <w:lang w:val="fi-FI"/>
        </w:rPr>
        <w:t xml:space="preserve">ennakoimattomalla tavalla. Molemmilla lähestymistavoilla – huolella laadituilla täsmä-analyyseillä ja laajempien karkeiden aineistojen tutkimuksella – on </w:t>
      </w:r>
      <w:del w:id="519" w:author="Unknown Author" w:date="2017-09-07T11:41:25Z">
        <w:r>
          <w:rPr>
            <w:rFonts w:cs="Times New Roman" w:ascii="Times New Roman" w:hAnsi="Times New Roman"/>
            <w:sz w:val="24"/>
            <w:szCs w:val="24"/>
            <w:lang w:val="fi-FI"/>
          </w:rPr>
          <w:delText xml:space="preserve">oma </w:delText>
        </w:r>
      </w:del>
      <w:r>
        <w:rPr>
          <w:rFonts w:cs="Times New Roman" w:ascii="Times New Roman" w:hAnsi="Times New Roman"/>
          <w:sz w:val="24"/>
          <w:szCs w:val="24"/>
          <w:lang w:val="fi-FI"/>
        </w:rPr>
        <w:t xml:space="preserve">paikkansa. Lähestymistavasta riippumatta aineiston siistiminen käyttökelpoiseen muotoon on </w:t>
      </w:r>
      <w:ins w:id="520" w:author="Unknown Author" w:date="2017-09-07T11:41:36Z">
        <w:r>
          <w:rPr>
            <w:rFonts w:cs="Times New Roman" w:ascii="Times New Roman" w:hAnsi="Times New Roman"/>
            <w:sz w:val="24"/>
            <w:szCs w:val="24"/>
            <w:lang w:val="fi-FI"/>
          </w:rPr>
          <w:t xml:space="preserve">kuitenkin </w:t>
        </w:r>
      </w:ins>
      <w:r>
        <w:rPr>
          <w:rFonts w:cs="Times New Roman" w:ascii="Times New Roman" w:hAnsi="Times New Roman"/>
          <w:sz w:val="24"/>
          <w:szCs w:val="24"/>
          <w:lang w:val="fi-FI"/>
        </w:rPr>
        <w:t xml:space="preserve">tutkimuksessa </w:t>
      </w:r>
      <w:ins w:id="521" w:author="Unknown Author" w:date="2017-09-07T11:41:56Z">
        <w:r>
          <w:rPr>
            <w:rFonts w:cs="Times New Roman" w:ascii="Times New Roman" w:hAnsi="Times New Roman"/>
            <w:sz w:val="24"/>
            <w:szCs w:val="24"/>
            <w:lang w:val="fi-FI"/>
          </w:rPr>
          <w:t xml:space="preserve">usein </w:t>
        </w:r>
      </w:ins>
      <w:del w:id="522" w:author="Unknown Author" w:date="2017-09-07T11:42:02Z">
        <w:r>
          <w:rPr>
            <w:rFonts w:cs="Times New Roman" w:ascii="Times New Roman" w:hAnsi="Times New Roman"/>
            <w:sz w:val="24"/>
            <w:szCs w:val="24"/>
            <w:lang w:val="fi-FI"/>
          </w:rPr>
          <w:delText xml:space="preserve">suhteellisesti </w:delText>
        </w:r>
      </w:del>
      <w:r>
        <w:rPr>
          <w:rFonts w:cs="Times New Roman" w:ascii="Times New Roman" w:hAnsi="Times New Roman"/>
          <w:sz w:val="24"/>
          <w:szCs w:val="24"/>
          <w:lang w:val="fi-FI"/>
        </w:rPr>
        <w:t xml:space="preserve">yksi </w:t>
      </w:r>
      <w:ins w:id="523" w:author="Unknown Author" w:date="2017-09-07T11:41:40Z">
        <w:r>
          <w:rPr>
            <w:rFonts w:cs="Times New Roman" w:ascii="Times New Roman" w:hAnsi="Times New Roman"/>
            <w:sz w:val="24"/>
            <w:szCs w:val="24"/>
            <w:lang w:val="fi-FI"/>
          </w:rPr>
          <w:t xml:space="preserve">työläimmistä ja </w:t>
        </w:r>
      </w:ins>
      <w:r>
        <w:rPr>
          <w:rFonts w:cs="Times New Roman" w:ascii="Times New Roman" w:hAnsi="Times New Roman"/>
          <w:sz w:val="24"/>
          <w:szCs w:val="24"/>
          <w:lang w:val="fi-FI"/>
        </w:rPr>
        <w:t>eniten aikaa vievistä vaiheista.</w:t>
      </w:r>
    </w:p>
    <w:p>
      <w:pPr>
        <w:pStyle w:val="Normal1"/>
        <w:rPr>
          <w:rFonts w:ascii="Times New Roman" w:hAnsi="Times New Roman" w:cs="Times New Roman"/>
          <w:sz w:val="24"/>
          <w:szCs w:val="24"/>
          <w:lang w:val="fi-FI"/>
        </w:rPr>
      </w:pPr>
      <w:r>
        <w:rPr/>
      </w:r>
    </w:p>
    <w:p>
      <w:pPr>
        <w:pStyle w:val="Normal"/>
        <w:spacing w:lineRule="auto" w:line="276"/>
        <w:rPr>
          <w:rFonts w:ascii="Times New Roman" w:hAnsi="Times New Roman" w:cs="Times New Roman"/>
          <w:lang w:val="fi-FI"/>
        </w:rPr>
      </w:pPr>
      <w:del w:id="525" w:author="Unknown Author" w:date="2017-09-06T10:21:52Z">
        <w:r>
          <w:rPr>
            <w:rFonts w:cs="Times New Roman" w:ascii="Times New Roman" w:hAnsi="Times New Roman"/>
            <w:iCs/>
            <w:lang w:val="fi-FI"/>
          </w:rPr>
          <w:delText xml:space="preserve">Massadatan </w:delText>
        </w:r>
      </w:del>
      <w:del w:id="526" w:author="Unknown Author" w:date="2017-09-06T10:21:52Z">
        <w:r>
          <w:rPr>
            <w:rFonts w:cs="Times New Roman" w:ascii="Times New Roman" w:hAnsi="Times New Roman"/>
            <w:lang w:val="fi-FI"/>
          </w:rPr>
          <w:delText>käsite ymmärretään usein pelkistäen ja keskustelu aineiston koosta on vienyt paljon tilaa muilta aiheilta. Aineiston kokoa huomattavasti mielenkiintoisempaa on muutos kohti tutkimusta, jossa tutkimuksen kohteena on tietty ilmiö kuten esimerkiksi tiedontuotanto sanomalehdissä. Massadata tutkimusta historiallisilla sanomalehdillä tehdään nykyään melkeinpä kaikkien maiden aineistoilla missä niitä on tarjolla.</w:delText>
        </w:r>
      </w:del>
      <w:del w:id="527" w:author="Unknown Author" w:date="2017-09-06T10:21:52Z">
        <w:r>
          <w:rPr>
            <w:rStyle w:val="FootnoteAnchor"/>
            <w:rFonts w:cs="Times New Roman" w:ascii="Times New Roman" w:hAnsi="Times New Roman"/>
            <w:lang w:val="fi-FI"/>
          </w:rPr>
          <w:footnoteReference w:id="27"/>
        </w:r>
      </w:del>
      <w:del w:id="528" w:author="Unknown Author" w:date="2017-09-06T10:21:52Z">
        <w:r>
          <w:rPr>
            <w:rFonts w:cs="Times New Roman" w:ascii="Times New Roman" w:hAnsi="Times New Roman"/>
            <w:sz w:val="20"/>
            <w:szCs w:val="20"/>
            <w:lang w:val="fi-FI"/>
          </w:rPr>
          <w:delText xml:space="preserve"> </w:delText>
        </w:r>
      </w:del>
      <w:del w:id="529" w:author="Unknown Author" w:date="2017-09-06T10:21:52Z">
        <w:r>
          <w:rPr>
            <w:rFonts w:cs="Times New Roman" w:ascii="Times New Roman" w:hAnsi="Times New Roman"/>
            <w:sz w:val="20"/>
            <w:szCs w:val="20"/>
            <w:lang w:val="fi-FI"/>
          </w:rPr>
          <w:commentReference w:id="3"/>
        </w:r>
      </w:del>
      <w:del w:id="530" w:author="Unknown Author" w:date="2017-09-06T10:21:52Z">
        <w:r>
          <w:rPr>
            <w:rFonts w:cs="Times New Roman" w:ascii="Times New Roman" w:hAnsi="Times New Roman"/>
            <w:lang w:val="fi-FI"/>
          </w:rPr>
          <w:delText>Näitä tarkastellaan laajan, monimuotoisen digitaalisen aineiston kautta erilaisista näkökulmista usein osana laajempaa tutkimuskokonaisuutta, jossa yhdistyy esimerkiksi sosiolingvistinen tai sosiologinen tutkimus uusiin tietokoneavusteisiin menetelmiin. Sanomalehdet tarjoavat oivan esimerkin digitaalisen humanismin monimuotoisesta tutkimuskohteesta. Niitä voidaan käyttää niin kuin ennenkin yhtenä tutkimuksen lähderyhmänä muiden lähteiden joukossa. Samalla sanomalehtien materiaalisuus, fyysiset ominaisuudet ja säännönmukaisuudet muiden ominaisuuksien muassa muodostuvat mielenkiintoiseksi tutkimuskohteeksi. Niiden tarkastelu voi olennaisesti auttaa esimerkiksi laadullisissa tulkinnoissa Suomessa tapahtuneesta julkisesta keskustelusta, kuten myöhemmin osoitamme.</w:delText>
        </w:r>
      </w:del>
    </w:p>
    <w:p>
      <w:pPr>
        <w:pStyle w:val="Normal"/>
        <w:spacing w:lineRule="auto" w:line="276"/>
        <w:rPr>
          <w:rFonts w:ascii="Times New Roman" w:hAnsi="Times New Roman" w:cs="Times New Roman"/>
          <w:lang w:val="fi-FI"/>
        </w:rPr>
      </w:pPr>
      <w:del w:id="531" w:author="Unknown Author" w:date="2017-09-06T10:21:52Z">
        <w:r>
          <w:rPr>
            <w:rFonts w:cs="Times New Roman" w:ascii="Times New Roman" w:hAnsi="Times New Roman"/>
            <w:lang w:val="fi-FI"/>
          </w:rPr>
        </w:r>
      </w:del>
    </w:p>
    <w:p>
      <w:pPr>
        <w:pStyle w:val="Normal"/>
        <w:spacing w:lineRule="auto" w:line="276"/>
        <w:rPr/>
      </w:pPr>
      <w:del w:id="532" w:author="Unknown Author" w:date="2017-09-06T10:21:52Z">
        <w:r>
          <w:rPr>
            <w:rFonts w:cs="Times New Roman" w:ascii="Times New Roman" w:hAnsi="Times New Roman"/>
            <w:lang w:val="fi-FI"/>
          </w:rPr>
          <w:delText xml:space="preserve">Toinen erinomainen esimerkki ilmiöpohjaisesta lähestymisestä on erilaiset kaupunkitutkimuksen hankkeet. Voidaan esimerkiksi tutkia, miten kaupunkien toimintaan liittyvää avointa ja suljettua lähes reaaliaikaistakin dataa voidaan ymmärtää ja hyödyntää kaupunkien kehityksen kontekstissa. Kaupunkeihin ja yhteiskuntaan liittyvää dataa on saatavilla kasvavassa määrin. </w:delText>
        </w:r>
      </w:del>
      <w:del w:id="533" w:author="Unknown Author" w:date="2017-09-06T10:21:52Z">
        <w:r>
          <w:rPr>
            <w:rFonts w:cs="Times New Roman" w:ascii="Times New Roman" w:hAnsi="Times New Roman"/>
            <w:iCs/>
            <w:lang w:val="fi-FI"/>
          </w:rPr>
          <w:delText>Massadatan</w:delText>
        </w:r>
      </w:del>
      <w:del w:id="534" w:author="Unknown Author" w:date="2017-09-06T10:21:52Z">
        <w:r>
          <w:rPr>
            <w:rFonts w:cs="Times New Roman" w:ascii="Times New Roman" w:hAnsi="Times New Roman"/>
            <w:lang w:val="fi-FI"/>
          </w:rPr>
          <w:delText xml:space="preserve"> hyödyntämisessä onkin kyse uudenlaisten menetelmien käyttöönotosta vakiintuneiden laadullisen tutkimuksen menetelmien tueksi. Humanistien panos voi tuottaa tuoreita näkökulmia tällaisten ilmiöiden kehittymisestä ja niiden yhteyksistä ihmisten käyttäytymiseen, hyvinvointiin, vuorovaikutukseen ja maailmankuvaan. Tähän liittyy ilmiön historiallinen analysointi, mutta tutkimuksen tavoitteena on myös löytää näkökulmia joilla on merkitystä esimerkiksi poliittisessa päätöksenteossa.</w:delText>
        </w:r>
      </w:del>
      <w:del w:id="535" w:author="Unknown Author" w:date="2017-09-06T10:21:52Z">
        <w:r>
          <w:rPr>
            <w:rStyle w:val="FootnoteAnchor"/>
            <w:rFonts w:cs="Times New Roman" w:ascii="Times New Roman" w:hAnsi="Times New Roman"/>
            <w:lang w:val="fi-FI"/>
          </w:rPr>
          <w:footnoteReference w:id="28"/>
        </w:r>
      </w:del>
    </w:p>
    <w:p>
      <w:pPr>
        <w:pStyle w:val="Normal"/>
        <w:spacing w:lineRule="auto" w:line="276"/>
        <w:rPr>
          <w:rFonts w:ascii="Times New Roman" w:hAnsi="Times New Roman" w:cs="Times New Roman"/>
          <w:lang w:val="fi-FI"/>
        </w:rPr>
      </w:pPr>
      <w:del w:id="536" w:author="Unknown Author" w:date="2017-09-06T10:21:52Z">
        <w:r>
          <w:rPr>
            <w:rFonts w:cs="Times New Roman" w:ascii="Times New Roman" w:hAnsi="Times New Roman"/>
            <w:lang w:val="fi-FI"/>
          </w:rPr>
        </w:r>
      </w:del>
    </w:p>
    <w:p>
      <w:pPr>
        <w:pStyle w:val="Normal"/>
        <w:widowControl w:val="false"/>
        <w:spacing w:lineRule="auto" w:line="276"/>
        <w:rPr/>
      </w:pPr>
      <w:del w:id="537" w:author="Unknown Author" w:date="2017-09-06T10:21:52Z">
        <w:r>
          <w:rPr>
            <w:rFonts w:cs="Times New Roman" w:ascii="Times New Roman" w:hAnsi="Times New Roman"/>
            <w:lang w:val="fi-FI"/>
          </w:rPr>
          <w:delText xml:space="preserve">Syynä ilmiökeskeisyydelle on usein tutkimuskäytäntö. Eri tieteenalojen kohdatessa on järkevää tutkia nimenomaan ilmiöitä eri näkökulmista. Tämä pakottaa myös tutkijat ulos aikaisemmin hyvin tarkkaan varjelluista asiantuntijarooleistaan, jossa paradoksaalisesti tutkijat itse ovat saaneet määritellä omat mukavuusalueensa. Kun tarkoituksena on ymmärtää hankalasti hallittavia kokonaisuuksia, kasvaa tarve yhteistyölle eri alojen asiantuntijoiden kesken. Tästä humanisteilla on viimeisten vuosikymmenien eriytymisen aikana erityisen vähän kokemusta luonnontieteiden tutkijoihin verrattuna. Digitaalisissa ihmistieteissä korostuu tutkimuksen monitieteinen tutkimusote, yhteistyö yli tiederajojen sekä pragmaattisuus. Historiantutkimuksen uudistamisen ohella erittäin keskeistä on myös viedä historian osaamista rikastuttamaan muita tutkimusaloja. Oma oppiala tulee asettaa osaksi historiantutkimuksen laajempaa humanististen ja sosiaalitieteiden perinnettä, jossa ihmistoiminnan mallintaminen on kulkenut jo jonkin aikaa eri reittejä suhteessa historiantutkimukseen. Digitaalisten menetelmien mahdollisuudet pitää pystyä hyödyntämään menettämättä humanistisen tutkimuksen hermeneuttista erityispiirrettä. </w:delText>
        </w:r>
      </w:del>
    </w:p>
    <w:p>
      <w:pPr>
        <w:pStyle w:val="Normal"/>
        <w:spacing w:lineRule="auto" w:line="276"/>
        <w:rPr>
          <w:rFonts w:ascii="Times New Roman" w:hAnsi="Times New Roman" w:cs="Times New Roman"/>
          <w:lang w:val="fi-FI"/>
        </w:rPr>
      </w:pPr>
      <w:r>
        <w:rPr>
          <w:rFonts w:cs="Times New Roman" w:ascii="Times New Roman" w:hAnsi="Times New Roman"/>
          <w:lang w:val="fi-FI"/>
        </w:rPr>
      </w:r>
    </w:p>
    <w:p>
      <w:pPr>
        <w:pStyle w:val="Normal"/>
        <w:numPr>
          <w:ilvl w:val="0"/>
          <w:numId w:val="0"/>
        </w:numPr>
        <w:spacing w:lineRule="auto" w:line="276"/>
        <w:outlineLvl w:val="0"/>
        <w:rPr>
          <w:rFonts w:ascii="Times New Roman" w:hAnsi="Times New Roman" w:cs="Times New Roman"/>
          <w:b/>
          <w:b/>
          <w:lang w:val="fi-FI"/>
        </w:rPr>
      </w:pPr>
      <w:r>
        <w:rPr>
          <w:rFonts w:cs="Times New Roman" w:ascii="Times New Roman" w:hAnsi="Times New Roman"/>
          <w:b/>
          <w:lang w:val="fi-FI"/>
        </w:rPr>
        <w:t>Digitaalinen historiantutkimus käytännössä</w:t>
      </w:r>
    </w:p>
    <w:p>
      <w:pPr>
        <w:pStyle w:val="Normal"/>
        <w:spacing w:lineRule="auto" w:line="276"/>
        <w:rPr>
          <w:rFonts w:ascii="Times New Roman" w:hAnsi="Times New Roman" w:cs="Times New Roman"/>
          <w:lang w:val="fi-FI"/>
        </w:rPr>
      </w:pPr>
      <w:r>
        <w:rPr>
          <w:rFonts w:cs="Times New Roman" w:ascii="Times New Roman" w:hAnsi="Times New Roman"/>
          <w:lang w:val="fi-FI"/>
        </w:rPr>
      </w:r>
    </w:p>
    <w:p>
      <w:pPr>
        <w:pStyle w:val="Normal"/>
        <w:spacing w:lineRule="auto" w:line="276"/>
        <w:rPr/>
      </w:pPr>
      <w:r>
        <w:rPr>
          <w:rFonts w:cs="Times New Roman" w:ascii="Times New Roman" w:hAnsi="Times New Roman"/>
          <w:lang w:val="fi-FI"/>
        </w:rPr>
        <w:t>Digitaalisten ihmistieteiden piirissä on käyty mittavaa keskustelua metodeista ja niiden merkityksestä.</w:t>
      </w:r>
      <w:r>
        <w:rPr>
          <w:rStyle w:val="FootnoteAnchor"/>
          <w:rFonts w:cs="Times New Roman" w:ascii="Times New Roman" w:hAnsi="Times New Roman"/>
          <w:lang w:val="fi-FI"/>
        </w:rPr>
        <w:footnoteReference w:id="29"/>
      </w:r>
      <w:r>
        <w:rPr>
          <w:rFonts w:cs="Times New Roman" w:ascii="Times New Roman" w:hAnsi="Times New Roman"/>
          <w:lang w:val="fi-FI"/>
        </w:rPr>
        <w:t xml:space="preserve"> Mitä ne voivat todella tarjota historiantutkimukselle? </w:t>
      </w:r>
      <w:del w:id="538" w:author="Unknown Author" w:date="2017-09-06T10:23:06Z">
        <w:r>
          <w:rPr>
            <w:rFonts w:cs="Times New Roman" w:ascii="Times New Roman" w:hAnsi="Times New Roman"/>
            <w:lang w:val="fi-FI"/>
          </w:rPr>
          <w:delText>Erilaisissa m</w:delText>
        </w:r>
      </w:del>
      <w:ins w:id="539" w:author="Unknown Author" w:date="2017-09-06T10:23:06Z">
        <w:r>
          <w:rPr>
            <w:rFonts w:cs="Times New Roman" w:ascii="Times New Roman" w:hAnsi="Times New Roman"/>
            <w:lang w:val="fi-FI"/>
          </w:rPr>
          <w:t>M</w:t>
        </w:r>
      </w:ins>
      <w:r>
        <w:rPr>
          <w:rFonts w:cs="Times New Roman" w:ascii="Times New Roman" w:hAnsi="Times New Roman"/>
          <w:lang w:val="fi-FI"/>
        </w:rPr>
        <w:t>assadataan liitty</w:t>
      </w:r>
      <w:del w:id="540" w:author="Unknown Author" w:date="2017-09-06T10:23:13Z">
        <w:r>
          <w:rPr>
            <w:rFonts w:cs="Times New Roman" w:ascii="Times New Roman" w:hAnsi="Times New Roman"/>
            <w:lang w:val="fi-FI"/>
          </w:rPr>
          <w:delText xml:space="preserve">vissä yhteyksissä (koski aineisto mitä tahansa aihetta) </w:delText>
        </w:r>
      </w:del>
      <w:ins w:id="541" w:author="Unknown Author" w:date="2017-09-06T10:23:14Z">
        <w:r>
          <w:rPr>
            <w:rFonts w:cs="Times New Roman" w:ascii="Times New Roman" w:hAnsi="Times New Roman"/>
            <w:lang w:val="fi-FI"/>
          </w:rPr>
          <w:t xml:space="preserve">en </w:t>
        </w:r>
      </w:ins>
      <w:r>
        <w:rPr>
          <w:rFonts w:cs="Times New Roman" w:ascii="Times New Roman" w:hAnsi="Times New Roman"/>
          <w:lang w:val="fi-FI"/>
        </w:rPr>
        <w:t xml:space="preserve">on muodikasta alleviivata, että aineiston kuvaaminen uudella tavalla voi tarjota </w:t>
      </w:r>
      <w:del w:id="542" w:author="Unknown Author" w:date="2017-09-06T10:23:22Z">
        <w:r>
          <w:rPr>
            <w:rFonts w:cs="Times New Roman" w:ascii="Times New Roman" w:hAnsi="Times New Roman"/>
            <w:lang w:val="fi-FI"/>
          </w:rPr>
          <w:delText xml:space="preserve">aivan </w:delText>
        </w:r>
      </w:del>
      <w:r>
        <w:rPr>
          <w:rFonts w:cs="Times New Roman" w:ascii="Times New Roman" w:hAnsi="Times New Roman"/>
          <w:lang w:val="fi-FI"/>
        </w:rPr>
        <w:t>uusia näkökulmia tutkittavaan aiheeseen. Datan visualisoinnista on muodostu</w:t>
      </w:r>
      <w:del w:id="543" w:author="Unknown Author" w:date="2017-09-06T10:24:00Z">
        <w:r>
          <w:rPr>
            <w:rFonts w:cs="Times New Roman" w:ascii="Times New Roman" w:hAnsi="Times New Roman"/>
            <w:lang w:val="fi-FI"/>
          </w:rPr>
          <w:delText>ma</w:delText>
        </w:r>
      </w:del>
      <w:del w:id="544" w:author="Unknown Author" w:date="2017-09-06T10:23:59Z">
        <w:r>
          <w:rPr>
            <w:rFonts w:cs="Times New Roman" w:ascii="Times New Roman" w:hAnsi="Times New Roman"/>
            <w:lang w:val="fi-FI"/>
          </w:rPr>
          <w:delText>ssa</w:delText>
        </w:r>
      </w:del>
      <w:ins w:id="545" w:author="Unknown Author" w:date="2017-09-06T10:24:00Z">
        <w:r>
          <w:rPr>
            <w:rFonts w:cs="Times New Roman" w:ascii="Times New Roman" w:hAnsi="Times New Roman"/>
            <w:lang w:val="fi-FI"/>
          </w:rPr>
          <w:t>nut</w:t>
        </w:r>
      </w:ins>
      <w:r>
        <w:rPr>
          <w:rFonts w:cs="Times New Roman" w:ascii="Times New Roman" w:hAnsi="Times New Roman"/>
          <w:lang w:val="fi-FI"/>
        </w:rPr>
        <w:t xml:space="preserve"> oma metodinen suuntauksensa, joka ulottuu </w:t>
      </w:r>
      <w:del w:id="546" w:author="Unknown Author" w:date="2017-09-06T10:23:50Z">
        <w:r>
          <w:rPr>
            <w:rFonts w:cs="Times New Roman" w:ascii="Times New Roman" w:hAnsi="Times New Roman"/>
            <w:lang w:val="fi-FI"/>
          </w:rPr>
          <w:delText xml:space="preserve">geneerisesti </w:delText>
        </w:r>
      </w:del>
      <w:r>
        <w:rPr>
          <w:rFonts w:cs="Times New Roman" w:ascii="Times New Roman" w:hAnsi="Times New Roman"/>
          <w:lang w:val="fi-FI"/>
        </w:rPr>
        <w:t xml:space="preserve">perinteisten tieteenalojen yli. </w:t>
      </w:r>
      <w:del w:id="547" w:author="Unknown Author" w:date="2017-09-06T17:19:42Z">
        <w:r>
          <w:rPr>
            <w:rFonts w:cs="Times New Roman" w:ascii="Times New Roman" w:hAnsi="Times New Roman"/>
            <w:lang w:val="fi-FI"/>
          </w:rPr>
          <w:delText xml:space="preserve">Aiheesta </w:delText>
        </w:r>
      </w:del>
      <w:del w:id="548" w:author="Unknown Author" w:date="2017-09-06T10:19:23Z">
        <w:r>
          <w:rPr>
            <w:rFonts w:cs="Times New Roman" w:ascii="Times New Roman" w:hAnsi="Times New Roman"/>
            <w:lang w:val="fi-FI"/>
          </w:rPr>
          <w:delText xml:space="preserve">lienee </w:delText>
        </w:r>
      </w:del>
      <w:del w:id="549" w:author="Unknown Author" w:date="2017-09-06T17:19:42Z">
        <w:r>
          <w:rPr>
            <w:rFonts w:cs="Times New Roman" w:ascii="Times New Roman" w:hAnsi="Times New Roman"/>
            <w:lang w:val="fi-FI"/>
          </w:rPr>
          <w:delText xml:space="preserve">perustettu jo omia oppituolejaankin. </w:delText>
        </w:r>
      </w:del>
      <w:del w:id="550" w:author="Unknown Author" w:date="2017-09-06T10:24:49Z">
        <w:r>
          <w:rPr>
            <w:rFonts w:cs="Times New Roman" w:ascii="Times New Roman" w:hAnsi="Times New Roman"/>
            <w:lang w:val="fi-FI"/>
          </w:rPr>
          <w:delText>Mikä o</w:delText>
        </w:r>
      </w:del>
      <w:del w:id="551" w:author="Unknown Author" w:date="2017-09-06T10:24:49Z">
        <w:r>
          <w:rPr>
            <w:rFonts w:cs="Times New Roman" w:ascii="Times New Roman" w:hAnsi="Times New Roman"/>
            <w:lang w:val="fi-FI"/>
          </w:rPr>
          <w:delText>n tärkeää ymmärtää datan visualisointiin liittyen on, että v</w:delText>
        </w:r>
      </w:del>
      <w:ins w:id="552" w:author="Unknown Author" w:date="2017-09-06T10:24:50Z">
        <w:r>
          <w:rPr>
            <w:rFonts w:cs="Times New Roman" w:ascii="Times New Roman" w:hAnsi="Times New Roman"/>
            <w:lang w:val="fi-FI"/>
          </w:rPr>
          <w:t>V</w:t>
        </w:r>
      </w:ins>
      <w:r>
        <w:rPr>
          <w:rFonts w:cs="Times New Roman" w:ascii="Times New Roman" w:hAnsi="Times New Roman"/>
          <w:lang w:val="fi-FI"/>
        </w:rPr>
        <w:t>isualisointi</w:t>
      </w:r>
      <w:del w:id="553" w:author="Unknown Author" w:date="2017-09-06T17:19:51Z">
        <w:r>
          <w:rPr>
            <w:rFonts w:cs="Times New Roman" w:ascii="Times New Roman" w:hAnsi="Times New Roman"/>
            <w:lang w:val="fi-FI"/>
          </w:rPr>
          <w:delText>a</w:delText>
        </w:r>
      </w:del>
      <w:r>
        <w:rPr>
          <w:rFonts w:cs="Times New Roman" w:ascii="Times New Roman" w:hAnsi="Times New Roman"/>
          <w:lang w:val="fi-FI"/>
        </w:rPr>
        <w:t xml:space="preserve"> </w:t>
      </w:r>
      <w:ins w:id="554" w:author="Unknown Author" w:date="2017-09-06T10:25:07Z">
        <w:r>
          <w:rPr>
            <w:rFonts w:cs="Times New Roman" w:ascii="Times New Roman" w:hAnsi="Times New Roman"/>
            <w:lang w:val="fi-FI"/>
          </w:rPr>
          <w:t xml:space="preserve">on sekä </w:t>
        </w:r>
      </w:ins>
      <w:del w:id="555" w:author="Unknown Author" w:date="2017-09-06T10:25:17Z">
        <w:r>
          <w:rPr>
            <w:rFonts w:cs="Times New Roman" w:ascii="Times New Roman" w:hAnsi="Times New Roman"/>
            <w:lang w:val="fi-FI"/>
          </w:rPr>
          <w:delText>ei yleensä mielletä lopputuotteena</w:delText>
        </w:r>
      </w:del>
      <w:ins w:id="556" w:author="Unknown Author" w:date="2017-09-06T10:25:19Z">
        <w:r>
          <w:rPr>
            <w:rFonts w:cs="Times New Roman" w:ascii="Times New Roman" w:hAnsi="Times New Roman"/>
            <w:lang w:val="fi-FI"/>
          </w:rPr>
          <w:t>tiedeviestinnän väline</w:t>
        </w:r>
      </w:ins>
      <w:del w:id="557" w:author="Unknown Author" w:date="2017-09-06T10:25:36Z">
        <w:r>
          <w:rPr>
            <w:rFonts w:cs="Times New Roman" w:ascii="Times New Roman" w:hAnsi="Times New Roman"/>
            <w:lang w:val="fi-FI"/>
          </w:rPr>
          <w:delText>,</w:delText>
        </w:r>
      </w:del>
      <w:r>
        <w:rPr>
          <w:rFonts w:cs="Times New Roman" w:ascii="Times New Roman" w:hAnsi="Times New Roman"/>
          <w:lang w:val="fi-FI"/>
        </w:rPr>
        <w:t xml:space="preserve"> </w:t>
      </w:r>
      <w:del w:id="558" w:author="Unknown Author" w:date="2017-09-06T10:25:24Z">
        <w:r>
          <w:rPr>
            <w:rFonts w:cs="Times New Roman" w:ascii="Times New Roman" w:hAnsi="Times New Roman"/>
            <w:lang w:val="fi-FI"/>
          </w:rPr>
          <w:delText xml:space="preserve">vaan myös </w:delText>
        </w:r>
      </w:del>
      <w:ins w:id="559" w:author="Unknown Author" w:date="2017-09-06T10:25:24Z">
        <w:r>
          <w:rPr>
            <w:rFonts w:cs="Times New Roman" w:ascii="Times New Roman" w:hAnsi="Times New Roman"/>
            <w:lang w:val="fi-FI"/>
          </w:rPr>
          <w:t xml:space="preserve">että </w:t>
        </w:r>
      </w:ins>
      <w:r>
        <w:rPr>
          <w:rFonts w:cs="Times New Roman" w:ascii="Times New Roman" w:hAnsi="Times New Roman"/>
          <w:lang w:val="fi-FI"/>
        </w:rPr>
        <w:t>kokeileva</w:t>
      </w:r>
      <w:del w:id="560" w:author="Unknown Author" w:date="2017-09-06T10:25:26Z">
        <w:r>
          <w:rPr>
            <w:rFonts w:cs="Times New Roman" w:ascii="Times New Roman" w:hAnsi="Times New Roman"/>
            <w:lang w:val="fi-FI"/>
          </w:rPr>
          <w:delText>na</w:delText>
        </w:r>
      </w:del>
      <w:r>
        <w:rPr>
          <w:rFonts w:cs="Times New Roman" w:ascii="Times New Roman" w:hAnsi="Times New Roman"/>
          <w:lang w:val="fi-FI"/>
        </w:rPr>
        <w:t xml:space="preserve"> tutkimusmetodi</w:t>
      </w:r>
      <w:del w:id="561" w:author="Unknown Author" w:date="2017-09-06T10:25:38Z">
        <w:r>
          <w:rPr>
            <w:rFonts w:cs="Times New Roman" w:ascii="Times New Roman" w:hAnsi="Times New Roman"/>
            <w:lang w:val="fi-FI"/>
          </w:rPr>
          <w:delText>na</w:delText>
        </w:r>
      </w:del>
      <w:r>
        <w:rPr>
          <w:rFonts w:cs="Times New Roman" w:ascii="Times New Roman" w:hAnsi="Times New Roman"/>
          <w:lang w:val="fi-FI"/>
        </w:rPr>
        <w:t>, jolla aineisto</w:t>
      </w:r>
      <w:ins w:id="562" w:author="Unknown Author" w:date="2017-09-06T10:25:54Z">
        <w:r>
          <w:rPr>
            <w:rFonts w:cs="Times New Roman" w:ascii="Times New Roman" w:hAnsi="Times New Roman"/>
            <w:lang w:val="fi-FI"/>
          </w:rPr>
          <w:t>st</w:t>
        </w:r>
      </w:ins>
      <w:r>
        <w:rPr>
          <w:rFonts w:cs="Times New Roman" w:ascii="Times New Roman" w:hAnsi="Times New Roman"/>
          <w:lang w:val="fi-FI"/>
        </w:rPr>
        <w:t xml:space="preserve">a voidaan seuloa </w:t>
      </w:r>
      <w:del w:id="563" w:author="Unknown Author" w:date="2017-09-06T10:25:42Z">
        <w:r>
          <w:rPr>
            <w:rFonts w:cs="Times New Roman" w:ascii="Times New Roman" w:hAnsi="Times New Roman"/>
            <w:lang w:val="fi-FI"/>
          </w:rPr>
          <w:delText xml:space="preserve">sekä </w:delText>
        </w:r>
      </w:del>
      <w:del w:id="564" w:author="Unknown Author" w:date="2017-09-06T10:26:13Z">
        <w:r>
          <w:rPr>
            <w:rFonts w:cs="Times New Roman" w:ascii="Times New Roman" w:hAnsi="Times New Roman"/>
            <w:lang w:val="fi-FI"/>
          </w:rPr>
          <w:delText>uusi</w:delText>
        </w:r>
      </w:del>
      <w:del w:id="565" w:author="Unknown Author" w:date="2017-09-06T10:25:56Z">
        <w:r>
          <w:rPr>
            <w:rFonts w:cs="Times New Roman" w:ascii="Times New Roman" w:hAnsi="Times New Roman"/>
            <w:lang w:val="fi-FI"/>
          </w:rPr>
          <w:delText>en</w:delText>
        </w:r>
      </w:del>
      <w:del w:id="566" w:author="Unknown Author" w:date="2017-09-06T10:26:13Z">
        <w:r>
          <w:rPr>
            <w:rFonts w:cs="Times New Roman" w:ascii="Times New Roman" w:hAnsi="Times New Roman"/>
            <w:lang w:val="fi-FI"/>
          </w:rPr>
          <w:delText xml:space="preserve"> </w:delText>
        </w:r>
      </w:del>
      <w:ins w:id="567" w:author="Unknown Author" w:date="2017-09-06T10:25:59Z">
        <w:r>
          <w:rPr>
            <w:rFonts w:cs="Times New Roman" w:ascii="Times New Roman" w:hAnsi="Times New Roman"/>
            <w:lang w:val="fi-FI"/>
          </w:rPr>
          <w:t>ha</w:t>
        </w:r>
      </w:ins>
      <w:ins w:id="568" w:author="Unknown Author" w:date="2017-09-06T10:26:00Z">
        <w:r>
          <w:rPr>
            <w:rFonts w:cs="Times New Roman" w:ascii="Times New Roman" w:hAnsi="Times New Roman"/>
            <w:lang w:val="fi-FI"/>
          </w:rPr>
          <w:t xml:space="preserve">vaintoja, jotka voivat parhaimmillaan johtaa uudenlaisiin </w:t>
        </w:r>
      </w:ins>
      <w:r>
        <w:rPr>
          <w:rFonts w:cs="Times New Roman" w:ascii="Times New Roman" w:hAnsi="Times New Roman"/>
          <w:lang w:val="fi-FI"/>
        </w:rPr>
        <w:t>tutkimuskysymy</w:t>
      </w:r>
      <w:del w:id="569" w:author="Unknown Author" w:date="2017-09-06T10:26:03Z">
        <w:r>
          <w:rPr>
            <w:rFonts w:cs="Times New Roman" w:ascii="Times New Roman" w:hAnsi="Times New Roman"/>
            <w:lang w:val="fi-FI"/>
          </w:rPr>
          <w:delText>sten</w:delText>
        </w:r>
      </w:del>
      <w:ins w:id="570" w:author="Unknown Author" w:date="2017-09-06T10:26:03Z">
        <w:r>
          <w:rPr>
            <w:rFonts w:cs="Times New Roman" w:ascii="Times New Roman" w:hAnsi="Times New Roman"/>
            <w:lang w:val="fi-FI"/>
          </w:rPr>
          <w:t>ksiin</w:t>
        </w:r>
      </w:ins>
      <w:del w:id="571" w:author="Unknown Author" w:date="2017-09-06T10:26:32Z">
        <w:r>
          <w:rPr>
            <w:rFonts w:cs="Times New Roman" w:ascii="Times New Roman" w:hAnsi="Times New Roman"/>
            <w:lang w:val="fi-FI"/>
          </w:rPr>
          <w:delText xml:space="preserve"> </w:delText>
        </w:r>
      </w:del>
      <w:del w:id="572" w:author="Unknown Author" w:date="2017-09-06T10:25:43Z">
        <w:r>
          <w:rPr>
            <w:rFonts w:cs="Times New Roman" w:ascii="Times New Roman" w:hAnsi="Times New Roman"/>
            <w:lang w:val="fi-FI"/>
          </w:rPr>
          <w:delText xml:space="preserve">että </w:delText>
        </w:r>
      </w:del>
      <w:del w:id="573" w:author="Unknown Author" w:date="2017-09-06T10:26:31Z">
        <w:r>
          <w:rPr>
            <w:rFonts w:cs="Times New Roman" w:ascii="Times New Roman" w:hAnsi="Times New Roman"/>
            <w:lang w:val="fi-FI"/>
          </w:rPr>
          <w:delText>vastausten löytämiseksi</w:delText>
        </w:r>
      </w:del>
      <w:r>
        <w:rPr>
          <w:rFonts w:cs="Times New Roman" w:ascii="Times New Roman" w:hAnsi="Times New Roman"/>
          <w:lang w:val="fi-FI"/>
        </w:rPr>
        <w:t>.</w:t>
      </w:r>
      <w:r>
        <w:rPr>
          <w:rStyle w:val="FootnoteAnchor"/>
          <w:rFonts w:cs="Times New Roman" w:ascii="Times New Roman" w:hAnsi="Times New Roman"/>
          <w:lang w:val="fi-FI"/>
        </w:rPr>
        <w:footnoteReference w:id="30"/>
      </w:r>
      <w:r>
        <w:rPr>
          <w:rFonts w:cs="Times New Roman" w:ascii="Times New Roman" w:hAnsi="Times New Roman"/>
          <w:lang w:val="fi-FI"/>
        </w:rPr>
        <w:t xml:space="preserve"> Värikkäät visualisoinnit eivät voi kuitenkaan korvata syvällisempää tilastollista mallinnusosaamista.</w:t>
      </w:r>
    </w:p>
    <w:p>
      <w:pPr>
        <w:pStyle w:val="Normal"/>
        <w:spacing w:lineRule="auto" w:line="276"/>
        <w:rPr>
          <w:rFonts w:ascii="Times New Roman" w:hAnsi="Times New Roman" w:cs="Times New Roman"/>
          <w:lang w:val="fi-FI"/>
          <w:ins w:id="575" w:author="Unknown Author" w:date="2017-09-06T10:21:59Z"/>
        </w:rPr>
      </w:pPr>
      <w:ins w:id="574" w:author="Unknown Author" w:date="2017-09-06T10:21:59Z">
        <w:r>
          <w:rPr>
            <w:rFonts w:cs="Times New Roman" w:ascii="Times New Roman" w:hAnsi="Times New Roman"/>
            <w:lang w:val="fi-FI"/>
          </w:rPr>
        </w:r>
      </w:ins>
    </w:p>
    <w:p>
      <w:pPr>
        <w:pStyle w:val="Normal"/>
        <w:spacing w:lineRule="auto" w:line="276"/>
        <w:rPr/>
      </w:pPr>
      <w:ins w:id="576" w:author="Unknown Author" w:date="2017-09-06T10:22:00Z">
        <w:r>
          <w:rPr>
            <w:rFonts w:cs="Times New Roman" w:ascii="Times New Roman" w:hAnsi="Times New Roman"/>
            <w:lang w:val="fi-FI"/>
          </w:rPr>
          <w:t>Aineiston koko</w:t>
        </w:r>
      </w:ins>
      <w:ins w:id="577" w:author="Unknown Author" w:date="2017-09-06T10:22:00Z">
        <w:r>
          <w:rPr>
            <w:rFonts w:cs="Times New Roman" w:ascii="Times New Roman" w:hAnsi="Times New Roman"/>
            <w:lang w:val="fi-FI"/>
          </w:rPr>
          <w:t>on liittyvien ongelmien</w:t>
        </w:r>
      </w:ins>
      <w:ins w:id="578" w:author="Unknown Author" w:date="2017-09-06T10:22:00Z">
        <w:r>
          <w:rPr>
            <w:rFonts w:cs="Times New Roman" w:ascii="Times New Roman" w:hAnsi="Times New Roman"/>
            <w:lang w:val="fi-FI"/>
          </w:rPr>
          <w:t xml:space="preserve"> </w:t>
        </w:r>
      </w:ins>
      <w:ins w:id="579" w:author="Unknown Author" w:date="2017-09-06T10:22:00Z">
        <w:r>
          <w:rPr>
            <w:rFonts w:cs="Times New Roman" w:ascii="Times New Roman" w:hAnsi="Times New Roman"/>
            <w:lang w:val="fi-FI"/>
          </w:rPr>
          <w:t xml:space="preserve">ratketessa tutkimuksen painopiste sirtyy </w:t>
        </w:r>
      </w:ins>
      <w:ins w:id="580" w:author="Unknown Author" w:date="2017-09-06T10:22:00Z">
        <w:r>
          <w:rPr>
            <w:rFonts w:cs="Times New Roman" w:ascii="Times New Roman" w:hAnsi="Times New Roman"/>
            <w:lang w:val="fi-FI"/>
          </w:rPr>
          <w:t xml:space="preserve">kohti </w:t>
        </w:r>
      </w:ins>
      <w:ins w:id="581" w:author="Unknown Author" w:date="2017-09-06T10:22:00Z">
        <w:r>
          <w:rPr>
            <w:rFonts w:cs="Times New Roman" w:ascii="Times New Roman" w:hAnsi="Times New Roman"/>
            <w:lang w:val="fi-FI"/>
          </w:rPr>
          <w:t>sovelluksia</w:t>
        </w:r>
      </w:ins>
      <w:ins w:id="582" w:author="Unknown Author" w:date="2017-09-06T10:22:00Z">
        <w:r>
          <w:rPr>
            <w:rFonts w:cs="Times New Roman" w:ascii="Times New Roman" w:hAnsi="Times New Roman"/>
            <w:lang w:val="fi-FI"/>
          </w:rPr>
          <w:t>, kuten esimerkiksi tiedontuotanto</w:t>
        </w:r>
      </w:ins>
      <w:ins w:id="583" w:author="Unknown Author" w:date="2017-09-06T10:22:00Z">
        <w:r>
          <w:rPr>
            <w:rFonts w:cs="Times New Roman" w:ascii="Times New Roman" w:hAnsi="Times New Roman"/>
            <w:lang w:val="fi-FI"/>
          </w:rPr>
          <w:t>a</w:t>
        </w:r>
      </w:ins>
      <w:ins w:id="584" w:author="Unknown Author" w:date="2017-09-06T10:22:00Z">
        <w:r>
          <w:rPr>
            <w:rFonts w:cs="Times New Roman" w:ascii="Times New Roman" w:hAnsi="Times New Roman"/>
            <w:lang w:val="fi-FI"/>
          </w:rPr>
          <w:t xml:space="preserve"> sanomalehdissä.</w:t>
        </w:r>
      </w:ins>
      <w:ins w:id="585" w:author="Unknown Author" w:date="2017-09-06T10:22:00Z">
        <w:r>
          <w:rPr>
            <w:rStyle w:val="FootnoteAnchor"/>
            <w:rFonts w:cs="Times New Roman" w:ascii="Times New Roman" w:hAnsi="Times New Roman"/>
            <w:lang w:val="fi-FI"/>
          </w:rPr>
          <w:footnoteReference w:id="31"/>
        </w:r>
      </w:ins>
      <w:ins w:id="586" w:author="Unknown Author" w:date="2017-09-06T10:22:00Z">
        <w:r>
          <w:rPr>
            <w:rFonts w:cs="Times New Roman" w:ascii="Times New Roman" w:hAnsi="Times New Roman"/>
            <w:sz w:val="20"/>
            <w:szCs w:val="20"/>
            <w:lang w:val="fi-FI"/>
          </w:rPr>
          <w:t xml:space="preserve"> </w:t>
        </w:r>
      </w:ins>
      <w:ins w:id="587" w:author="Unknown Author" w:date="2017-09-06T10:22:00Z">
        <w:r>
          <w:rPr>
            <w:rFonts w:cs="Times New Roman" w:ascii="Times New Roman" w:hAnsi="Times New Roman"/>
            <w:lang w:val="fi-FI"/>
          </w:rPr>
          <w:t xml:space="preserve">Näitä tarkastellaan monimuotoisen digitaalisen aineiston kautta erilaisista näkökulmista usein osana laajempaa tutkimuskokonaisuutta, jossa yhdistyy esimerkiksi sosiolingvistinen tai sosiologinen tutkimus uusiin </w:t>
        </w:r>
      </w:ins>
      <w:ins w:id="588" w:author="Unknown Author" w:date="2017-09-06T10:22:00Z">
        <w:r>
          <w:rPr>
            <w:rFonts w:cs="Times New Roman" w:ascii="Times New Roman" w:hAnsi="Times New Roman"/>
            <w:lang w:val="fi-FI"/>
          </w:rPr>
          <w:t xml:space="preserve">datatieteen </w:t>
        </w:r>
      </w:ins>
      <w:ins w:id="589" w:author="Unknown Author" w:date="2017-09-06T10:22:00Z">
        <w:r>
          <w:rPr>
            <w:rFonts w:cs="Times New Roman" w:ascii="Times New Roman" w:hAnsi="Times New Roman"/>
            <w:lang w:val="fi-FI"/>
          </w:rPr>
          <w:t xml:space="preserve">menetelmiin. Sanomalehdet tarjoavat oivan esimerkin digitaalisen humanismin monimuotoisesta tutkimuskohteesta, </w:t>
        </w:r>
      </w:ins>
      <w:ins w:id="590" w:author="Unknown Author" w:date="2017-09-06T10:22:00Z">
        <w:r>
          <w:rPr>
            <w:rFonts w:cs="Times New Roman" w:ascii="Times New Roman" w:hAnsi="Times New Roman"/>
            <w:lang w:val="fi-FI"/>
          </w:rPr>
          <w:t xml:space="preserve">jossa </w:t>
        </w:r>
      </w:ins>
      <w:ins w:id="591" w:author="Unknown Author" w:date="2017-09-06T10:22:00Z">
        <w:r>
          <w:rPr>
            <w:rFonts w:cs="Times New Roman" w:ascii="Times New Roman" w:hAnsi="Times New Roman"/>
            <w:lang w:val="fi-FI"/>
          </w:rPr>
          <w:t xml:space="preserve">sanomalehtien materiaalisuus </w:t>
        </w:r>
      </w:ins>
      <w:ins w:id="592" w:author="Unknown Author" w:date="2017-09-06T10:22:00Z">
        <w:r>
          <w:rPr>
            <w:rFonts w:cs="Times New Roman" w:ascii="Times New Roman" w:hAnsi="Times New Roman"/>
            <w:lang w:val="fi-FI"/>
          </w:rPr>
          <w:t>ja</w:t>
        </w:r>
      </w:ins>
      <w:ins w:id="593" w:author="Unknown Author" w:date="2017-09-06T10:22:00Z">
        <w:r>
          <w:rPr>
            <w:rFonts w:cs="Times New Roman" w:ascii="Times New Roman" w:hAnsi="Times New Roman"/>
            <w:lang w:val="fi-FI"/>
          </w:rPr>
          <w:t xml:space="preserve"> fyysiset ominaisuudet muodostuvat mielenkiintoiseksi tutkimuskohteeksi </w:t>
        </w:r>
      </w:ins>
      <w:ins w:id="594" w:author="Unknown Author" w:date="2017-09-06T10:22:00Z">
        <w:r>
          <w:rPr>
            <w:rFonts w:cs="Times New Roman" w:ascii="Times New Roman" w:hAnsi="Times New Roman"/>
            <w:lang w:val="fi-FI"/>
          </w:rPr>
          <w:t>perinteisen sisältöanalyysin ohella</w:t>
        </w:r>
      </w:ins>
      <w:ins w:id="595" w:author="Unknown Author" w:date="2017-09-06T10:22:00Z">
        <w:r>
          <w:rPr>
            <w:rFonts w:cs="Times New Roman" w:ascii="Times New Roman" w:hAnsi="Times New Roman"/>
            <w:lang w:val="fi-FI"/>
          </w:rPr>
          <w:t>. Niiden tarkastelu voi olennaisesti auttaa laadullisissa tulkinnoissa Suomessa tapahtuneesta julkisesta keskustelusta, kuten myöhemmin osoitamme.</w:t>
        </w:r>
      </w:ins>
    </w:p>
    <w:p>
      <w:pPr>
        <w:pStyle w:val="Normal"/>
        <w:spacing w:lineRule="auto" w:line="276"/>
        <w:rPr>
          <w:rFonts w:ascii="Times New Roman" w:hAnsi="Times New Roman" w:cs="Times New Roman"/>
          <w:lang w:val="fi-FI"/>
        </w:rPr>
      </w:pPr>
      <w:ins w:id="596" w:author="Unknown Author" w:date="2017-09-06T10:22:00Z">
        <w:r>
          <w:rPr>
            <w:rFonts w:cs="Times New Roman" w:ascii="Times New Roman" w:hAnsi="Times New Roman"/>
            <w:lang w:val="fi-FI"/>
          </w:rPr>
        </w:r>
      </w:ins>
    </w:p>
    <w:p>
      <w:pPr>
        <w:pStyle w:val="Normal"/>
        <w:spacing w:lineRule="auto" w:line="276"/>
        <w:rPr/>
      </w:pPr>
      <w:ins w:id="597" w:author="Unknown Author" w:date="2017-09-06T10:22:00Z">
        <w:r>
          <w:rPr>
            <w:rFonts w:cs="Times New Roman" w:ascii="Times New Roman" w:hAnsi="Times New Roman"/>
            <w:lang w:val="fi-FI"/>
          </w:rPr>
          <w:t>Toinen esimerkki ilmiöpohjaisesta lähestymisestä on kaupunkitutkimu</w:t>
        </w:r>
      </w:ins>
      <w:ins w:id="598" w:author="Unknown Author" w:date="2017-09-06T10:22:00Z">
        <w:r>
          <w:rPr>
            <w:rFonts w:cs="Times New Roman" w:ascii="Times New Roman" w:hAnsi="Times New Roman"/>
            <w:lang w:val="fi-FI"/>
          </w:rPr>
          <w:t>s</w:t>
        </w:r>
      </w:ins>
      <w:ins w:id="599" w:author="Unknown Author" w:date="2017-09-06T10:22:00Z">
        <w:r>
          <w:rPr>
            <w:rFonts w:cs="Times New Roman" w:ascii="Times New Roman" w:hAnsi="Times New Roman"/>
            <w:lang w:val="fi-FI"/>
          </w:rPr>
          <w:t xml:space="preserve">. Voidaan tutkia, miten kaupunkien toimintaan liittyvää avointa ja suljettua lähes reaaliaikaistakin dataa voidaan ymmärtää ja hyödyntää kaupunkien kehityksen kontekstissa. Kaupunkeihin ja yhteiskuntaan liittyvää dataa </w:t>
        </w:r>
      </w:ins>
      <w:ins w:id="600" w:author="Unknown Author" w:date="2017-09-06T10:22:00Z">
        <w:r>
          <w:rPr>
            <w:rFonts w:cs="Times New Roman" w:ascii="Times New Roman" w:hAnsi="Times New Roman"/>
            <w:lang w:val="fi-FI"/>
          </w:rPr>
          <w:t xml:space="preserve">ja laskennallisia menetelmiä </w:t>
        </w:r>
      </w:ins>
      <w:ins w:id="601" w:author="Unknown Author" w:date="2017-09-06T10:22:00Z">
        <w:r>
          <w:rPr>
            <w:rFonts w:cs="Times New Roman" w:ascii="Times New Roman" w:hAnsi="Times New Roman"/>
            <w:lang w:val="fi-FI"/>
          </w:rPr>
          <w:t xml:space="preserve">on saatavilla kasvavassa määrin vakiintuneiden laadullisen tutkimuksen tueksi. Humanistien panos </w:t>
        </w:r>
      </w:ins>
      <w:ins w:id="602" w:author="Unknown Author" w:date="2017-09-06T10:22:00Z">
        <w:r>
          <w:rPr>
            <w:rFonts w:cs="Times New Roman" w:ascii="Times New Roman" w:hAnsi="Times New Roman"/>
            <w:lang w:val="fi-FI"/>
          </w:rPr>
          <w:t xml:space="preserve">voi </w:t>
        </w:r>
      </w:ins>
      <w:ins w:id="603" w:author="Unknown Author" w:date="2017-09-06T10:22:00Z">
        <w:r>
          <w:rPr>
            <w:rFonts w:cs="Times New Roman" w:ascii="Times New Roman" w:hAnsi="Times New Roman"/>
            <w:lang w:val="fi-FI"/>
          </w:rPr>
          <w:t xml:space="preserve">tuottaa näkökulmia tällaisten ilmiöiden kehittymisestä ja niiden yhteyksistä ihmisten käyttäytymiseen, hyvinvointiin, vuorovaikutukseen ja maailmankuvaan. Tähän liittyy ilmiön historiallinen analysointi, mutta tutkimuksen tavoitteena </w:t>
        </w:r>
      </w:ins>
      <w:ins w:id="604" w:author="Unknown Author" w:date="2017-09-06T10:22:00Z">
        <w:r>
          <w:rPr>
            <w:rFonts w:cs="Times New Roman" w:ascii="Times New Roman" w:hAnsi="Times New Roman"/>
            <w:lang w:val="fi-FI"/>
          </w:rPr>
          <w:t xml:space="preserve">voi olla </w:t>
        </w:r>
      </w:ins>
      <w:ins w:id="605" w:author="Unknown Author" w:date="2017-09-06T10:22:00Z">
        <w:r>
          <w:rPr>
            <w:rFonts w:cs="Times New Roman" w:ascii="Times New Roman" w:hAnsi="Times New Roman"/>
            <w:lang w:val="fi-FI"/>
          </w:rPr>
          <w:t xml:space="preserve">löytää myös </w:t>
        </w:r>
      </w:ins>
      <w:ins w:id="606" w:author="Unknown Author" w:date="2017-09-06T10:22:00Z">
        <w:r>
          <w:rPr>
            <w:rFonts w:cs="Times New Roman" w:ascii="Times New Roman" w:hAnsi="Times New Roman"/>
            <w:lang w:val="fi-FI"/>
          </w:rPr>
          <w:t xml:space="preserve">sellaisia </w:t>
        </w:r>
      </w:ins>
      <w:ins w:id="607" w:author="Unknown Author" w:date="2017-09-06T10:22:00Z">
        <w:r>
          <w:rPr>
            <w:rFonts w:cs="Times New Roman" w:ascii="Times New Roman" w:hAnsi="Times New Roman"/>
            <w:lang w:val="fi-FI"/>
          </w:rPr>
          <w:t>näkökulmia, joilla on merkitystä esimerkiksi poliittisessa päätöksenteossa.</w:t>
        </w:r>
      </w:ins>
      <w:ins w:id="608" w:author="Unknown Author" w:date="2017-09-06T10:22:00Z">
        <w:r>
          <w:rPr>
            <w:rStyle w:val="FootnoteAnchor"/>
            <w:rFonts w:cs="Times New Roman" w:ascii="Times New Roman" w:hAnsi="Times New Roman"/>
            <w:lang w:val="fi-FI"/>
          </w:rPr>
          <w:footnoteReference w:id="32"/>
        </w:r>
      </w:ins>
    </w:p>
    <w:p>
      <w:pPr>
        <w:pStyle w:val="Normal"/>
        <w:spacing w:lineRule="auto" w:line="276"/>
        <w:rPr>
          <w:rFonts w:ascii="Times New Roman" w:hAnsi="Times New Roman" w:cs="Times New Roman"/>
          <w:lang w:val="fi-FI"/>
        </w:rPr>
      </w:pPr>
      <w:ins w:id="609" w:author="Unknown Author" w:date="2017-09-06T10:22:00Z">
        <w:r>
          <w:rPr>
            <w:rFonts w:cs="Times New Roman" w:ascii="Times New Roman" w:hAnsi="Times New Roman"/>
            <w:lang w:val="fi-FI"/>
          </w:rPr>
        </w:r>
      </w:ins>
    </w:p>
    <w:p>
      <w:pPr>
        <w:pStyle w:val="Normal"/>
        <w:widowControl w:val="false"/>
        <w:spacing w:lineRule="auto" w:line="276"/>
        <w:rPr>
          <w:rFonts w:ascii="Times New Roman" w:hAnsi="Times New Roman" w:cs="Times New Roman"/>
          <w:lang w:val="fi-FI"/>
          <w:del w:id="631" w:author="Unknown Author" w:date="2017-09-06T10:59:44Z"/>
        </w:rPr>
      </w:pPr>
      <w:ins w:id="610" w:author="Unknown Author" w:date="2017-09-06T10:22:00Z">
        <w:r>
          <w:rPr>
            <w:rFonts w:cs="Times New Roman" w:ascii="Times New Roman" w:hAnsi="Times New Roman"/>
            <w:lang w:val="fi-FI"/>
          </w:rPr>
          <w:t xml:space="preserve">Eri tieteenalojen kohdatessa ilmiöitä </w:t>
        </w:r>
      </w:ins>
      <w:ins w:id="611" w:author="Unknown Author" w:date="2017-09-06T10:22:00Z">
        <w:r>
          <w:rPr>
            <w:rFonts w:cs="Times New Roman" w:ascii="Times New Roman" w:hAnsi="Times New Roman"/>
            <w:lang w:val="fi-FI"/>
          </w:rPr>
          <w:t xml:space="preserve">voidaan tutkia monista täydentävistä </w:t>
        </w:r>
      </w:ins>
      <w:ins w:id="612" w:author="Unknown Author" w:date="2017-09-06T10:22:00Z">
        <w:r>
          <w:rPr>
            <w:rFonts w:cs="Times New Roman" w:ascii="Times New Roman" w:hAnsi="Times New Roman"/>
            <w:lang w:val="fi-FI"/>
          </w:rPr>
          <w:t xml:space="preserve">näkökulmista. Tämä pakottaa tutkijat ulos asiantuntijarooleistaan </w:t>
        </w:r>
      </w:ins>
      <w:ins w:id="613" w:author="Unknown Author" w:date="2017-09-06T10:22:00Z">
        <w:r>
          <w:rPr>
            <w:rFonts w:cs="Times New Roman" w:ascii="Times New Roman" w:hAnsi="Times New Roman"/>
            <w:lang w:val="fi-FI"/>
          </w:rPr>
          <w:t>ja perinteiseltä mukavuusalue</w:t>
        </w:r>
      </w:ins>
      <w:ins w:id="614" w:author="Unknown Author" w:date="2017-09-06T10:22:00Z">
        <w:r>
          <w:rPr>
            <w:rFonts w:cs="Times New Roman" w:ascii="Times New Roman" w:hAnsi="Times New Roman"/>
            <w:lang w:val="fi-FI"/>
          </w:rPr>
          <w:t>e</w:t>
        </w:r>
      </w:ins>
      <w:ins w:id="615" w:author="Unknown Author" w:date="2017-09-06T10:22:00Z">
        <w:r>
          <w:rPr>
            <w:rFonts w:cs="Times New Roman" w:ascii="Times New Roman" w:hAnsi="Times New Roman"/>
            <w:lang w:val="fi-FI"/>
          </w:rPr>
          <w:t>ltaan</w:t>
        </w:r>
      </w:ins>
      <w:ins w:id="616" w:author="Unknown Author" w:date="2017-09-06T10:22:00Z">
        <w:r>
          <w:rPr>
            <w:rFonts w:cs="Times New Roman" w:ascii="Times New Roman" w:hAnsi="Times New Roman"/>
            <w:lang w:val="fi-FI"/>
          </w:rPr>
          <w:t xml:space="preserve">. Kun tarkoituksena on ymmärtää </w:t>
        </w:r>
      </w:ins>
      <w:ins w:id="617" w:author="Unknown Author" w:date="2017-09-06T10:22:00Z">
        <w:r>
          <w:rPr>
            <w:rFonts w:cs="Times New Roman" w:ascii="Times New Roman" w:hAnsi="Times New Roman"/>
            <w:lang w:val="fi-FI"/>
          </w:rPr>
          <w:t xml:space="preserve">laajoja ja monimutkaisia </w:t>
        </w:r>
      </w:ins>
      <w:ins w:id="618" w:author="Unknown Author" w:date="2017-09-06T10:22:00Z">
        <w:r>
          <w:rPr>
            <w:rFonts w:cs="Times New Roman" w:ascii="Times New Roman" w:hAnsi="Times New Roman"/>
            <w:lang w:val="fi-FI"/>
          </w:rPr>
          <w:t>kokonaisuuksia, kasvaa tarve yhteistyölle eri alojen asiantuntijoiden kesken. Tästä humanisteilla on viimeisten vuosikymmenien eriytymisen aikana vähä</w:t>
        </w:r>
      </w:ins>
      <w:ins w:id="619" w:author="Unknown Author" w:date="2017-09-06T10:22:00Z">
        <w:r>
          <w:rPr>
            <w:rFonts w:cs="Times New Roman" w:ascii="Times New Roman" w:hAnsi="Times New Roman"/>
            <w:lang w:val="fi-FI"/>
          </w:rPr>
          <w:t>n</w:t>
        </w:r>
      </w:ins>
      <w:ins w:id="620" w:author="Unknown Author" w:date="2017-09-06T10:22:00Z">
        <w:r>
          <w:rPr>
            <w:rFonts w:cs="Times New Roman" w:ascii="Times New Roman" w:hAnsi="Times New Roman"/>
            <w:lang w:val="fi-FI"/>
          </w:rPr>
          <w:t xml:space="preserve"> kokemusta luonnontieteiden tutkijoihin verrattuna. Digitaalisissa ihmistieteissä </w:t>
        </w:r>
      </w:ins>
      <w:ins w:id="621" w:author="Unknown Author" w:date="2017-09-06T10:22:00Z">
        <w:r>
          <w:rPr>
            <w:rFonts w:cs="Times New Roman" w:ascii="Times New Roman" w:hAnsi="Times New Roman"/>
            <w:lang w:val="fi-FI"/>
          </w:rPr>
          <w:t xml:space="preserve">sen sijaan </w:t>
        </w:r>
      </w:ins>
      <w:ins w:id="622" w:author="Unknown Author" w:date="2017-09-06T10:22:00Z">
        <w:r>
          <w:rPr>
            <w:rFonts w:cs="Times New Roman" w:ascii="Times New Roman" w:hAnsi="Times New Roman"/>
            <w:lang w:val="fi-FI"/>
          </w:rPr>
          <w:t xml:space="preserve">korostuu monitieteinen tutkimusote, yhteistyö </w:t>
        </w:r>
      </w:ins>
      <w:ins w:id="623" w:author="Unknown Author" w:date="2017-09-06T10:22:00Z">
        <w:r>
          <w:rPr>
            <w:rFonts w:cs="Times New Roman" w:ascii="Times New Roman" w:hAnsi="Times New Roman"/>
            <w:lang w:val="fi-FI"/>
          </w:rPr>
          <w:t xml:space="preserve">ja </w:t>
        </w:r>
      </w:ins>
      <w:ins w:id="624" w:author="Unknown Author" w:date="2017-09-06T10:22:00Z">
        <w:r>
          <w:rPr>
            <w:rFonts w:cs="Times New Roman" w:ascii="Times New Roman" w:hAnsi="Times New Roman"/>
            <w:lang w:val="fi-FI"/>
          </w:rPr>
          <w:t xml:space="preserve">pragmaattisuus. Historiantutkimuksen uudistamisen ohella keskeistä on myös viedä </w:t>
        </w:r>
      </w:ins>
      <w:ins w:id="625" w:author="Unknown Author" w:date="2017-09-06T10:22:00Z">
        <w:r>
          <w:rPr>
            <w:rFonts w:cs="Times New Roman" w:ascii="Times New Roman" w:hAnsi="Times New Roman"/>
            <w:lang w:val="fi-FI"/>
          </w:rPr>
          <w:t>alan</w:t>
        </w:r>
      </w:ins>
      <w:ins w:id="626" w:author="Unknown Author" w:date="2017-09-06T10:22:00Z">
        <w:r>
          <w:rPr>
            <w:rFonts w:cs="Times New Roman" w:ascii="Times New Roman" w:hAnsi="Times New Roman"/>
            <w:lang w:val="fi-FI"/>
          </w:rPr>
          <w:t xml:space="preserve"> osaamista rikastuttamaan muita tutkimusaloja; </w:t>
        </w:r>
      </w:ins>
      <w:ins w:id="627" w:author="Unknown Author" w:date="2017-09-06T10:22:00Z">
        <w:r>
          <w:rPr>
            <w:rFonts w:cs="Times New Roman" w:ascii="Times New Roman" w:hAnsi="Times New Roman"/>
            <w:lang w:val="fi-FI"/>
          </w:rPr>
          <w:t>o</w:t>
        </w:r>
      </w:ins>
      <w:ins w:id="628" w:author="Unknown Author" w:date="2017-09-06T10:22:00Z">
        <w:r>
          <w:rPr>
            <w:rFonts w:cs="Times New Roman" w:ascii="Times New Roman" w:hAnsi="Times New Roman"/>
            <w:lang w:val="fi-FI"/>
          </w:rPr>
          <w:t>ma oppiala tulee asettaa osaksi laajempaa humanististen ja sosiaalitieteiden perinnettä, jossa ihmis</w:t>
        </w:r>
      </w:ins>
      <w:ins w:id="629" w:author="Unknown Author" w:date="2017-09-06T10:22:00Z">
        <w:r>
          <w:rPr>
            <w:rFonts w:cs="Times New Roman" w:ascii="Times New Roman" w:hAnsi="Times New Roman"/>
            <w:lang w:val="fi-FI"/>
          </w:rPr>
          <w:t xml:space="preserve">en </w:t>
        </w:r>
      </w:ins>
      <w:ins w:id="630" w:author="Unknown Author" w:date="2017-09-06T10:22:00Z">
        <w:r>
          <w:rPr>
            <w:rFonts w:cs="Times New Roman" w:ascii="Times New Roman" w:hAnsi="Times New Roman"/>
            <w:lang w:val="fi-FI"/>
          </w:rPr>
          <w:t xml:space="preserve">toiminnan mallintaminen on kulkenut jo jonkin aikaa eri reittejä suhteessa historiantutkimukseen. Digitaalisten menetelmien mahdollisuudet pitää pystyä hyödyntämään menettämättä humanistisen tutkimuksen hermeneuttista erityispiirrettä. </w:t>
        </w:r>
      </w:ins>
    </w:p>
    <w:p>
      <w:pPr>
        <w:pStyle w:val="Normal"/>
        <w:widowControl w:val="false"/>
        <w:spacing w:lineRule="auto" w:line="276"/>
        <w:rPr/>
      </w:pPr>
      <w:del w:id="632" w:author="Unknown Author" w:date="2017-09-06T17:25:14Z">
        <w:r>
          <w:rPr>
            <w:rFonts w:cs="Times New Roman" w:ascii="Times New Roman" w:hAnsi="Times New Roman"/>
            <w:lang w:val="fi-FI"/>
          </w:rPr>
          <w:delText>Lisäksi t</w:delText>
        </w:r>
      </w:del>
      <w:ins w:id="633" w:author="Unknown Author" w:date="2017-09-06T17:25:16Z">
        <w:r>
          <w:rPr>
            <w:rFonts w:cs="Times New Roman" w:ascii="Times New Roman" w:hAnsi="Times New Roman"/>
            <w:lang w:val="fi-FI"/>
          </w:rPr>
          <w:t>Lisäksi t</w:t>
        </w:r>
      </w:ins>
      <w:r>
        <w:rPr>
          <w:rFonts w:cs="Times New Roman" w:ascii="Times New Roman" w:hAnsi="Times New Roman"/>
          <w:lang w:val="fi-FI"/>
        </w:rPr>
        <w:t xml:space="preserve">ulisi kiinnittää </w:t>
      </w:r>
      <w:del w:id="634" w:author="Unknown Author" w:date="2017-09-06T10:59:49Z">
        <w:r>
          <w:rPr>
            <w:rFonts w:cs="Times New Roman" w:ascii="Times New Roman" w:hAnsi="Times New Roman"/>
            <w:lang w:val="fi-FI"/>
          </w:rPr>
          <w:delText xml:space="preserve">huomattavasti enemmän </w:delText>
        </w:r>
      </w:del>
      <w:r>
        <w:rPr>
          <w:rFonts w:cs="Times New Roman" w:ascii="Times New Roman" w:hAnsi="Times New Roman"/>
          <w:lang w:val="fi-FI"/>
        </w:rPr>
        <w:t xml:space="preserve">huomiota </w:t>
      </w:r>
      <w:ins w:id="635" w:author="Unknown Author" w:date="2017-09-06T22:03:54Z">
        <w:r>
          <w:rPr>
            <w:rFonts w:cs="Times New Roman" w:ascii="Times New Roman" w:hAnsi="Times New Roman"/>
            <w:lang w:val="fi-FI"/>
          </w:rPr>
          <w:t>tutkimus</w:t>
        </w:r>
      </w:ins>
      <w:r>
        <w:rPr>
          <w:rFonts w:cs="Times New Roman" w:ascii="Times New Roman" w:hAnsi="Times New Roman"/>
          <w:lang w:val="fi-FI"/>
        </w:rPr>
        <w:t>aineisto</w:t>
      </w:r>
      <w:ins w:id="636" w:author="Unknown Author" w:date="2017-09-06T22:03:53Z">
        <w:r>
          <w:rPr>
            <w:rFonts w:cs="Times New Roman" w:ascii="Times New Roman" w:hAnsi="Times New Roman"/>
            <w:lang w:val="fi-FI"/>
          </w:rPr>
          <w:t>je</w:t>
        </w:r>
      </w:ins>
      <w:r>
        <w:rPr>
          <w:rFonts w:cs="Times New Roman" w:ascii="Times New Roman" w:hAnsi="Times New Roman"/>
          <w:lang w:val="fi-FI"/>
        </w:rPr>
        <w:t xml:space="preserve">n </w:t>
      </w:r>
      <w:del w:id="637" w:author="Unknown Author" w:date="2017-09-06T17:25:30Z">
        <w:r>
          <w:rPr>
            <w:rFonts w:cs="Times New Roman" w:ascii="Times New Roman" w:hAnsi="Times New Roman"/>
            <w:lang w:val="fi-FI"/>
          </w:rPr>
          <w:delText>luotettavuuteen</w:delText>
        </w:r>
      </w:del>
      <w:ins w:id="638" w:author="Unknown Author" w:date="2017-09-06T17:25:30Z">
        <w:r>
          <w:rPr>
            <w:rFonts w:cs="Times New Roman" w:ascii="Times New Roman" w:hAnsi="Times New Roman"/>
            <w:lang w:val="fi-FI"/>
          </w:rPr>
          <w:t>edustavuuteen</w:t>
        </w:r>
      </w:ins>
      <w:r>
        <w:rPr>
          <w:rFonts w:cs="Times New Roman" w:ascii="Times New Roman" w:hAnsi="Times New Roman"/>
          <w:lang w:val="fi-FI"/>
        </w:rPr>
        <w:t xml:space="preserve">, </w:t>
      </w:r>
      <w:del w:id="639" w:author="Unknown Author" w:date="2017-09-06T17:25:33Z">
        <w:r>
          <w:rPr>
            <w:rFonts w:cs="Times New Roman" w:ascii="Times New Roman" w:hAnsi="Times New Roman"/>
            <w:lang w:val="fi-FI"/>
          </w:rPr>
          <w:delText xml:space="preserve">eli </w:delText>
        </w:r>
      </w:del>
      <w:del w:id="640" w:author="Unknown Author" w:date="2017-09-06T22:04:09Z">
        <w:r>
          <w:rPr>
            <w:rFonts w:cs="Times New Roman" w:ascii="Times New Roman" w:hAnsi="Times New Roman"/>
            <w:lang w:val="fi-FI"/>
          </w:rPr>
          <w:delText xml:space="preserve">luotettavaan </w:delText>
        </w:r>
      </w:del>
      <w:r>
        <w:rPr>
          <w:rFonts w:cs="Times New Roman" w:ascii="Times New Roman" w:hAnsi="Times New Roman"/>
          <w:lang w:val="fi-FI"/>
        </w:rPr>
        <w:t>esikäsittelyyn</w:t>
      </w:r>
      <w:del w:id="641" w:author="Unknown Author" w:date="2017-09-06T10:59:59Z">
        <w:r>
          <w:rPr>
            <w:rFonts w:cs="Times New Roman" w:ascii="Times New Roman" w:hAnsi="Times New Roman"/>
            <w:lang w:val="fi-FI"/>
          </w:rPr>
          <w:delText xml:space="preserve"> ja siistimiseen</w:delText>
        </w:r>
      </w:del>
      <w:r>
        <w:rPr>
          <w:rFonts w:cs="Times New Roman" w:ascii="Times New Roman" w:hAnsi="Times New Roman"/>
          <w:lang w:val="fi-FI"/>
        </w:rPr>
        <w:t xml:space="preserve">, tilastollisten tulkintojen </w:t>
      </w:r>
      <w:del w:id="642" w:author="Unknown Author" w:date="2017-09-06T11:00:07Z">
        <w:r>
          <w:rPr>
            <w:rFonts w:cs="Times New Roman" w:ascii="Times New Roman" w:hAnsi="Times New Roman"/>
            <w:lang w:val="fi-FI"/>
          </w:rPr>
          <w:delText xml:space="preserve">merkityksellisyyteen </w:delText>
        </w:r>
      </w:del>
      <w:ins w:id="643" w:author="Unknown Author" w:date="2017-09-06T11:00:07Z">
        <w:r>
          <w:rPr>
            <w:rFonts w:cs="Times New Roman" w:ascii="Times New Roman" w:hAnsi="Times New Roman"/>
            <w:lang w:val="fi-FI"/>
          </w:rPr>
          <w:t>merkit</w:t>
        </w:r>
      </w:ins>
      <w:ins w:id="644" w:author="Unknown Author" w:date="2017-09-06T11:00:07Z">
        <w:r>
          <w:rPr>
            <w:rFonts w:cs="Times New Roman" w:ascii="Times New Roman" w:hAnsi="Times New Roman"/>
            <w:lang w:val="fi-FI"/>
          </w:rPr>
          <w:t>sev</w:t>
        </w:r>
      </w:ins>
      <w:ins w:id="645" w:author="Unknown Author" w:date="2017-09-06T11:00:07Z">
        <w:r>
          <w:rPr>
            <w:rFonts w:cs="Times New Roman" w:ascii="Times New Roman" w:hAnsi="Times New Roman"/>
            <w:lang w:val="fi-FI"/>
          </w:rPr>
          <w:t xml:space="preserve">yyteen </w:t>
        </w:r>
      </w:ins>
      <w:del w:id="646" w:author="Unknown Author" w:date="2017-09-06T11:00:12Z">
        <w:r>
          <w:rPr>
            <w:rFonts w:cs="Times New Roman" w:ascii="Times New Roman" w:hAnsi="Times New Roman"/>
            <w:lang w:val="fi-FI"/>
          </w:rPr>
          <w:delText xml:space="preserve">sekä niiden </w:delText>
        </w:r>
      </w:del>
      <w:ins w:id="647" w:author="Unknown Author" w:date="2017-09-06T11:00:13Z">
        <w:r>
          <w:rPr>
            <w:rFonts w:cs="Times New Roman" w:ascii="Times New Roman" w:hAnsi="Times New Roman"/>
            <w:lang w:val="fi-FI"/>
          </w:rPr>
          <w:t xml:space="preserve">ja </w:t>
        </w:r>
      </w:ins>
      <w:r>
        <w:rPr>
          <w:rFonts w:cs="Times New Roman" w:ascii="Times New Roman" w:hAnsi="Times New Roman"/>
          <w:lang w:val="fi-FI"/>
        </w:rPr>
        <w:t xml:space="preserve">toistettavuuteen. </w:t>
      </w:r>
      <w:del w:id="648" w:author="Unknown Author" w:date="2017-09-06T11:00:21Z">
        <w:r>
          <w:rPr>
            <w:rFonts w:cs="Times New Roman" w:ascii="Times New Roman" w:hAnsi="Times New Roman"/>
            <w:lang w:val="fi-FI"/>
          </w:rPr>
          <w:delText xml:space="preserve">Kaikki nämä osoittavat, että </w:delText>
        </w:r>
      </w:del>
      <w:del w:id="649" w:author="Unknown Author" w:date="2017-09-06T22:04:45Z">
        <w:r>
          <w:rPr>
            <w:rFonts w:cs="Times New Roman" w:ascii="Times New Roman" w:hAnsi="Times New Roman"/>
            <w:lang w:val="fi-FI"/>
          </w:rPr>
          <w:delText>d</w:delText>
        </w:r>
      </w:del>
      <w:ins w:id="650" w:author="Unknown Author" w:date="2017-09-06T22:04:45Z">
        <w:r>
          <w:rPr>
            <w:rFonts w:cs="Times New Roman" w:ascii="Times New Roman" w:hAnsi="Times New Roman"/>
            <w:lang w:val="fi-FI"/>
          </w:rPr>
          <w:t>D</w:t>
        </w:r>
      </w:ins>
      <w:r>
        <w:rPr>
          <w:rFonts w:cs="Times New Roman" w:ascii="Times New Roman" w:hAnsi="Times New Roman"/>
          <w:lang w:val="fi-FI"/>
        </w:rPr>
        <w:t>igitaalisten ihmistieteiden tutkimusta on</w:t>
      </w:r>
      <w:ins w:id="651" w:author="Unknown Author" w:date="2017-09-06T22:04:50Z">
        <w:r>
          <w:rPr>
            <w:rFonts w:cs="Times New Roman" w:ascii="Times New Roman" w:hAnsi="Times New Roman"/>
            <w:lang w:val="fi-FI"/>
          </w:rPr>
          <w:t>kin</w:t>
        </w:r>
      </w:ins>
      <w:r>
        <w:rPr>
          <w:rFonts w:cs="Times New Roman" w:ascii="Times New Roman" w:hAnsi="Times New Roman"/>
          <w:lang w:val="fi-FI"/>
        </w:rPr>
        <w:t xml:space="preserve"> perusteltua tehdä hankkeissa, joi</w:t>
      </w:r>
      <w:del w:id="652" w:author="Unknown Author" w:date="2017-09-06T11:00:38Z">
        <w:r>
          <w:rPr>
            <w:rFonts w:cs="Times New Roman" w:ascii="Times New Roman" w:hAnsi="Times New Roman"/>
            <w:lang w:val="fi-FI"/>
          </w:rPr>
          <w:delText xml:space="preserve">sta löytyy </w:delText>
        </w:r>
      </w:del>
      <w:ins w:id="653" w:author="Unknown Author" w:date="2017-09-06T11:00:38Z">
        <w:r>
          <w:rPr>
            <w:rFonts w:cs="Times New Roman" w:ascii="Times New Roman" w:hAnsi="Times New Roman"/>
            <w:lang w:val="fi-FI"/>
          </w:rPr>
          <w:t xml:space="preserve">hin kootaan </w:t>
        </w:r>
      </w:ins>
      <w:r>
        <w:rPr>
          <w:rFonts w:cs="Times New Roman" w:ascii="Times New Roman" w:hAnsi="Times New Roman"/>
          <w:lang w:val="fi-FI"/>
        </w:rPr>
        <w:t>eri tieteenalojen osaamista.</w:t>
      </w:r>
    </w:p>
    <w:p>
      <w:pPr>
        <w:pStyle w:val="Normal"/>
        <w:spacing w:lineRule="auto" w:line="276"/>
        <w:rPr>
          <w:rFonts w:ascii="Times New Roman" w:hAnsi="Times New Roman" w:cs="Times New Roman"/>
          <w:lang w:val="fi-FI"/>
        </w:rPr>
      </w:pPr>
      <w:r>
        <w:rPr>
          <w:rFonts w:cs="Times New Roman" w:ascii="Times New Roman" w:hAnsi="Times New Roman"/>
          <w:lang w:val="fi-FI"/>
        </w:rPr>
      </w:r>
    </w:p>
    <w:p>
      <w:pPr>
        <w:pStyle w:val="Normal"/>
        <w:spacing w:lineRule="auto" w:line="276"/>
        <w:rPr/>
      </w:pPr>
      <w:r>
        <w:rPr>
          <w:rFonts w:cs="Times New Roman" w:ascii="Times New Roman" w:hAnsi="Times New Roman"/>
          <w:lang w:val="fi-FI"/>
        </w:rPr>
        <w:t>Digitaalinen historiantutkimus keskittyy usein tekstiaineistoihin</w:t>
      </w:r>
      <w:del w:id="654" w:author="Unknown Author" w:date="2017-09-06T23:33:22Z">
        <w:r>
          <w:rPr>
            <w:rFonts w:cs="Times New Roman" w:ascii="Times New Roman" w:hAnsi="Times New Roman"/>
            <w:lang w:val="fi-FI"/>
          </w:rPr>
          <w:delText>,</w:delText>
        </w:r>
      </w:del>
      <w:ins w:id="655" w:author="Unknown Author" w:date="2017-09-06T23:33:22Z">
        <w:r>
          <w:rPr>
            <w:rFonts w:cs="Times New Roman" w:ascii="Times New Roman" w:hAnsi="Times New Roman"/>
            <w:lang w:val="fi-FI"/>
          </w:rPr>
          <w:t>.</w:t>
        </w:r>
      </w:ins>
      <w:r>
        <w:rPr>
          <w:rFonts w:cs="Times New Roman" w:ascii="Times New Roman" w:hAnsi="Times New Roman"/>
          <w:lang w:val="fi-FI"/>
        </w:rPr>
        <w:t xml:space="preserve"> </w:t>
      </w:r>
      <w:del w:id="656" w:author="Unknown Author" w:date="2017-09-06T23:33:24Z">
        <w:r>
          <w:rPr>
            <w:rFonts w:cs="Times New Roman" w:ascii="Times New Roman" w:hAnsi="Times New Roman"/>
            <w:lang w:val="fi-FI"/>
          </w:rPr>
          <w:delText xml:space="preserve">joihin </w:delText>
        </w:r>
      </w:del>
      <w:ins w:id="657" w:author="Unknown Author" w:date="2017-09-06T23:33:39Z">
        <w:r>
          <w:rPr>
            <w:rFonts w:cs="Times New Roman" w:ascii="Times New Roman" w:hAnsi="Times New Roman"/>
            <w:lang w:val="fi-FI"/>
          </w:rPr>
          <w:t xml:space="preserve">Tärkeimpiä näistä ovat </w:t>
        </w:r>
      </w:ins>
      <w:del w:id="658" w:author="Unknown Author" w:date="2017-09-06T23:33:49Z">
        <w:r>
          <w:rPr>
            <w:rFonts w:cs="Times New Roman" w:ascii="Times New Roman" w:hAnsi="Times New Roman"/>
            <w:lang w:val="fi-FI"/>
          </w:rPr>
          <w:delText xml:space="preserve">kuuluu </w:delText>
        </w:r>
      </w:del>
      <w:r>
        <w:rPr>
          <w:rFonts w:cs="Times New Roman" w:ascii="Times New Roman" w:hAnsi="Times New Roman"/>
          <w:lang w:val="fi-FI"/>
        </w:rPr>
        <w:t>aineiston kuvailutiedot (</w:t>
      </w:r>
      <w:r>
        <w:rPr>
          <w:rFonts w:cs="Times New Roman" w:ascii="Times New Roman" w:hAnsi="Times New Roman"/>
          <w:i/>
          <w:iCs/>
          <w:lang w:val="fi-FI"/>
        </w:rPr>
        <w:t>metadata</w:t>
      </w:r>
      <w:r>
        <w:rPr>
          <w:rFonts w:cs="Times New Roman" w:ascii="Times New Roman" w:hAnsi="Times New Roman"/>
          <w:lang w:val="fi-FI"/>
        </w:rPr>
        <w:t>) sekä kokoteksit (Kuva 1).</w:t>
      </w:r>
      <w:r>
        <w:rPr>
          <w:rStyle w:val="FootnoteAnchor"/>
          <w:rFonts w:cs="Times New Roman" w:ascii="Times New Roman" w:hAnsi="Times New Roman"/>
          <w:lang w:val="fi-FI"/>
        </w:rPr>
        <w:footnoteReference w:id="33"/>
      </w:r>
      <w:r>
        <w:rPr>
          <w:rFonts w:cs="Times New Roman" w:ascii="Times New Roman" w:hAnsi="Times New Roman"/>
          <w:lang w:val="fi-FI"/>
        </w:rPr>
        <w:t xml:space="preserve"> </w:t>
      </w:r>
      <w:del w:id="659" w:author="Unknown Author" w:date="2017-09-06T23:34:03Z">
        <w:r>
          <w:rPr>
            <w:rFonts w:cs="Times New Roman" w:ascii="Times New Roman" w:hAnsi="Times New Roman"/>
            <w:lang w:val="fi-FI"/>
          </w:rPr>
          <w:delText>Esimerkki n</w:delText>
        </w:r>
      </w:del>
      <w:ins w:id="660" w:author="Unknown Author" w:date="2017-09-06T23:34:04Z">
        <w:r>
          <w:rPr>
            <w:rFonts w:cs="Times New Roman" w:ascii="Times New Roman" w:hAnsi="Times New Roman"/>
            <w:lang w:val="fi-FI"/>
          </w:rPr>
          <w:t>N</w:t>
        </w:r>
      </w:ins>
      <w:r>
        <w:rPr>
          <w:rFonts w:cs="Times New Roman" w:ascii="Times New Roman" w:hAnsi="Times New Roman"/>
          <w:lang w:val="fi-FI"/>
        </w:rPr>
        <w:t>äitä hyödynt</w:t>
      </w:r>
      <w:del w:id="661" w:author="Unknown Author" w:date="2017-09-06T23:34:08Z">
        <w:r>
          <w:rPr>
            <w:rFonts w:cs="Times New Roman" w:ascii="Times New Roman" w:hAnsi="Times New Roman"/>
            <w:lang w:val="fi-FI"/>
          </w:rPr>
          <w:delText>äv</w:delText>
        </w:r>
      </w:del>
      <w:r>
        <w:rPr>
          <w:rFonts w:cs="Times New Roman" w:ascii="Times New Roman" w:hAnsi="Times New Roman"/>
          <w:lang w:val="fi-FI"/>
        </w:rPr>
        <w:t>ä</w:t>
      </w:r>
      <w:del w:id="662" w:author="Unknown Author" w:date="2017-09-06T23:34:06Z">
        <w:r>
          <w:rPr>
            <w:rFonts w:cs="Times New Roman" w:ascii="Times New Roman" w:hAnsi="Times New Roman"/>
            <w:lang w:val="fi-FI"/>
          </w:rPr>
          <w:delText>stä</w:delText>
        </w:r>
      </w:del>
      <w:ins w:id="663" w:author="Unknown Author" w:date="2017-09-06T23:34:06Z">
        <w:r>
          <w:rPr>
            <w:rFonts w:cs="Times New Roman" w:ascii="Times New Roman" w:hAnsi="Times New Roman"/>
            <w:lang w:val="fi-FI"/>
          </w:rPr>
          <w:t>ä</w:t>
        </w:r>
      </w:ins>
      <w:r>
        <w:rPr>
          <w:rFonts w:cs="Times New Roman" w:ascii="Times New Roman" w:hAnsi="Times New Roman"/>
          <w:lang w:val="fi-FI"/>
        </w:rPr>
        <w:t xml:space="preserve"> </w:t>
      </w:r>
      <w:del w:id="664" w:author="Unknown Author" w:date="2017-09-06T23:34:11Z">
        <w:r>
          <w:rPr>
            <w:rFonts w:cs="Times New Roman" w:ascii="Times New Roman" w:hAnsi="Times New Roman"/>
            <w:lang w:val="fi-FI"/>
          </w:rPr>
          <w:delText xml:space="preserve">tutkimuksesta on </w:delText>
        </w:r>
      </w:del>
      <w:ins w:id="665" w:author="Unknown Author" w:date="2017-09-06T23:34:14Z">
        <w:r>
          <w:rPr>
            <w:rFonts w:cs="Times New Roman" w:ascii="Times New Roman" w:hAnsi="Times New Roman"/>
            <w:lang w:val="fi-FI"/>
          </w:rPr>
          <w:t xml:space="preserve">muun muassa </w:t>
        </w:r>
      </w:ins>
      <w:r>
        <w:rPr>
          <w:rFonts w:cs="Times New Roman" w:ascii="Times New Roman" w:hAnsi="Times New Roman"/>
          <w:lang w:val="fi-FI"/>
        </w:rPr>
        <w:t>COMHIS-yhteistyöhanke (2016-2019)</w:t>
      </w:r>
      <w:r>
        <w:rPr>
          <w:rStyle w:val="FootnoteAnchor"/>
          <w:rFonts w:cs="Times New Roman" w:ascii="Times New Roman" w:hAnsi="Times New Roman"/>
          <w:lang w:val="fi-FI"/>
        </w:rPr>
        <w:footnoteReference w:id="34"/>
      </w:r>
      <w:r>
        <w:rPr>
          <w:rFonts w:cs="Times New Roman" w:ascii="Times New Roman" w:hAnsi="Times New Roman"/>
          <w:lang w:val="fi-FI"/>
        </w:rPr>
        <w:t xml:space="preserve">, jossa tutkitaan suomalaista julkisen keskustelun historiallista kehitystä </w:t>
      </w:r>
      <w:del w:id="666" w:author="Unknown Author" w:date="2017-09-06T22:05:08Z">
        <w:r>
          <w:rPr>
            <w:rFonts w:cs="Times New Roman" w:ascii="Times New Roman" w:hAnsi="Times New Roman"/>
            <w:lang w:val="fi-FI"/>
          </w:rPr>
          <w:delText xml:space="preserve">sen </w:delText>
        </w:r>
      </w:del>
      <w:r>
        <w:rPr>
          <w:rFonts w:cs="Times New Roman" w:ascii="Times New Roman" w:hAnsi="Times New Roman"/>
          <w:lang w:val="fi-FI"/>
        </w:rPr>
        <w:t xml:space="preserve">eurooppalaisessa kontekstissa (Kuva 2). Hankkeessa kiinnitetään erityistä huomiota aineistonhallintaan. Tätä tukemaan on kehitetty Octavo-niminen avoimen tieteen alusta, jolla </w:t>
      </w:r>
      <w:del w:id="667" w:author="Unknown Author" w:date="2017-09-06T22:06:20Z">
        <w:r>
          <w:rPr>
            <w:rFonts w:cs="Times New Roman" w:ascii="Times New Roman" w:hAnsi="Times New Roman"/>
            <w:lang w:val="fi-FI"/>
          </w:rPr>
          <w:delText xml:space="preserve">hankkeen </w:delText>
        </w:r>
      </w:del>
      <w:r>
        <w:rPr>
          <w:rFonts w:cs="Times New Roman" w:ascii="Times New Roman" w:hAnsi="Times New Roman"/>
          <w:lang w:val="fi-FI"/>
        </w:rPr>
        <w:t>tutkimusaineisto</w:t>
      </w:r>
      <w:del w:id="668" w:author="Unknown Author" w:date="2017-09-06T22:06:21Z">
        <w:r>
          <w:rPr>
            <w:rFonts w:cs="Times New Roman" w:ascii="Times New Roman" w:hAnsi="Times New Roman"/>
            <w:lang w:val="fi-FI"/>
          </w:rPr>
          <w:delText>t</w:delText>
        </w:r>
      </w:del>
      <w:ins w:id="669" w:author="Unknown Author" w:date="2017-09-06T22:06:21Z">
        <w:r>
          <w:rPr>
            <w:rFonts w:cs="Times New Roman" w:ascii="Times New Roman" w:hAnsi="Times New Roman"/>
            <w:lang w:val="fi-FI"/>
          </w:rPr>
          <w:t>ja</w:t>
        </w:r>
      </w:ins>
      <w:r>
        <w:rPr>
          <w:rFonts w:cs="Times New Roman" w:ascii="Times New Roman" w:hAnsi="Times New Roman"/>
          <w:lang w:val="fi-FI"/>
        </w:rPr>
        <w:t xml:space="preserve"> voidaan yhdistää</w:t>
      </w:r>
      <w:del w:id="670" w:author="Unknown Author" w:date="2017-09-06T22:05:52Z">
        <w:r>
          <w:rPr>
            <w:rFonts w:cs="Times New Roman" w:ascii="Times New Roman" w:hAnsi="Times New Roman"/>
            <w:lang w:val="fi-FI"/>
          </w:rPr>
          <w:delText xml:space="preserve">, harmonisoida </w:delText>
        </w:r>
      </w:del>
      <w:ins w:id="671" w:author="Unknown Author" w:date="2017-09-06T22:05:52Z">
        <w:r>
          <w:rPr>
            <w:rFonts w:cs="Times New Roman" w:ascii="Times New Roman" w:hAnsi="Times New Roman"/>
            <w:lang w:val="fi-FI"/>
          </w:rPr>
          <w:t xml:space="preserve"> </w:t>
        </w:r>
      </w:ins>
      <w:r>
        <w:rPr>
          <w:rFonts w:cs="Times New Roman" w:ascii="Times New Roman" w:hAnsi="Times New Roman"/>
          <w:lang w:val="fi-FI"/>
        </w:rPr>
        <w:t>ja analysoida tehokkaa</w:t>
      </w:r>
      <w:del w:id="672" w:author="Unknown Author" w:date="2017-09-06T22:06:34Z">
        <w:r>
          <w:rPr>
            <w:rFonts w:cs="Times New Roman" w:ascii="Times New Roman" w:hAnsi="Times New Roman"/>
            <w:lang w:val="fi-FI"/>
          </w:rPr>
          <w:delText>sti,</w:delText>
        </w:r>
      </w:del>
      <w:ins w:id="673" w:author="Unknown Author" w:date="2017-09-06T22:06:29Z">
        <w:r>
          <w:rPr>
            <w:rFonts w:cs="Times New Roman" w:ascii="Times New Roman" w:hAnsi="Times New Roman"/>
            <w:lang w:val="fi-FI"/>
          </w:rPr>
          <w:t>lla</w:t>
        </w:r>
      </w:ins>
      <w:ins w:id="674" w:author="Unknown Author" w:date="2017-09-06T22:06:29Z">
        <w:r>
          <w:rPr>
            <w:rFonts w:cs="Times New Roman" w:ascii="Times New Roman" w:hAnsi="Times New Roman"/>
            <w:lang w:val="fi-FI"/>
          </w:rPr>
          <w:t xml:space="preserve"> </w:t>
        </w:r>
      </w:ins>
      <w:ins w:id="675" w:author="Unknown Author" w:date="2017-09-06T22:06:29Z">
        <w:r>
          <w:rPr>
            <w:rFonts w:cs="Times New Roman" w:ascii="Times New Roman" w:hAnsi="Times New Roman"/>
            <w:lang w:val="fi-FI"/>
          </w:rPr>
          <w:t>ja</w:t>
        </w:r>
      </w:ins>
      <w:r>
        <w:rPr>
          <w:rFonts w:cs="Times New Roman" w:ascii="Times New Roman" w:hAnsi="Times New Roman"/>
          <w:lang w:val="fi-FI"/>
        </w:rPr>
        <w:t xml:space="preserve"> läpinäkyvä</w:t>
      </w:r>
      <w:del w:id="676" w:author="Unknown Author" w:date="2017-09-06T22:06:36Z">
        <w:r>
          <w:rPr>
            <w:rFonts w:cs="Times New Roman" w:ascii="Times New Roman" w:hAnsi="Times New Roman"/>
            <w:lang w:val="fi-FI"/>
          </w:rPr>
          <w:delText>sti ja toistettavasti</w:delText>
        </w:r>
      </w:del>
      <w:ins w:id="677" w:author="Unknown Author" w:date="2017-09-06T22:06:37Z">
        <w:r>
          <w:rPr>
            <w:rFonts w:cs="Times New Roman" w:ascii="Times New Roman" w:hAnsi="Times New Roman"/>
            <w:lang w:val="fi-FI"/>
          </w:rPr>
          <w:t>llä tavalla</w:t>
        </w:r>
      </w:ins>
      <w:r>
        <w:rPr>
          <w:rFonts w:cs="Times New Roman" w:ascii="Times New Roman" w:hAnsi="Times New Roman"/>
          <w:lang w:val="fi-FI"/>
        </w:rPr>
        <w:t>.</w:t>
      </w:r>
      <w:r>
        <w:rPr>
          <w:rStyle w:val="FootnoteAnchor"/>
          <w:rFonts w:cs="Times New Roman" w:ascii="Times New Roman" w:hAnsi="Times New Roman"/>
          <w:lang w:val="fi-FI"/>
        </w:rPr>
        <w:footnoteReference w:id="35"/>
      </w:r>
      <w:r>
        <w:rPr>
          <w:rFonts w:cs="Times New Roman" w:ascii="Times New Roman" w:hAnsi="Times New Roman"/>
          <w:lang w:val="fi-FI"/>
        </w:rPr>
        <w:t xml:space="preserve"> </w:t>
      </w:r>
      <w:del w:id="678" w:author="Unknown Author" w:date="2017-09-06T22:06:48Z">
        <w:r>
          <w:rPr>
            <w:rFonts w:cs="Times New Roman" w:ascii="Times New Roman" w:hAnsi="Times New Roman"/>
            <w:lang w:val="fi-FI"/>
          </w:rPr>
          <w:delText xml:space="preserve">Ratkaisu </w:delText>
        </w:r>
      </w:del>
      <w:ins w:id="679" w:author="Unknown Author" w:date="2017-09-06T22:06:48Z">
        <w:r>
          <w:rPr>
            <w:rFonts w:cs="Times New Roman" w:ascii="Times New Roman" w:hAnsi="Times New Roman"/>
            <w:lang w:val="fi-FI"/>
          </w:rPr>
          <w:t xml:space="preserve">Automatisoidut ratkaisut </w:t>
        </w:r>
      </w:ins>
      <w:r>
        <w:rPr>
          <w:rFonts w:cs="Times New Roman" w:ascii="Times New Roman" w:hAnsi="Times New Roman"/>
          <w:lang w:val="fi-FI"/>
        </w:rPr>
        <w:t>mahdollista</w:t>
      </w:r>
      <w:del w:id="680" w:author="Unknown Author" w:date="2017-09-06T22:06:53Z">
        <w:r>
          <w:rPr>
            <w:rFonts w:cs="Times New Roman" w:ascii="Times New Roman" w:hAnsi="Times New Roman"/>
            <w:lang w:val="fi-FI"/>
          </w:rPr>
          <w:delText>a</w:delText>
        </w:r>
      </w:del>
      <w:ins w:id="681" w:author="Unknown Author" w:date="2017-09-06T22:06:53Z">
        <w:r>
          <w:rPr>
            <w:rFonts w:cs="Times New Roman" w:ascii="Times New Roman" w:hAnsi="Times New Roman"/>
            <w:lang w:val="fi-FI"/>
          </w:rPr>
          <w:t>vat</w:t>
        </w:r>
      </w:ins>
      <w:r>
        <w:rPr>
          <w:rFonts w:cs="Times New Roman" w:ascii="Times New Roman" w:hAnsi="Times New Roman"/>
          <w:lang w:val="fi-FI"/>
        </w:rPr>
        <w:t xml:space="preserve"> sujuvasti uusien lähdeaineistojen mukaan tuonnin, aineistoista löytyvien virheiden korjauksen ja tilastollisten yhteenvetojen täydentämisen.</w:t>
      </w:r>
    </w:p>
    <w:p>
      <w:pPr>
        <w:pStyle w:val="Normal"/>
        <w:rPr>
          <w:lang w:val="fi-FI"/>
        </w:rPr>
      </w:pPr>
      <w:r>
        <w:rPr>
          <w:lang w:val="fi-FI"/>
        </w:rPr>
      </w:r>
    </w:p>
    <w:p>
      <w:pPr>
        <w:pStyle w:val="Normal"/>
        <w:spacing w:lineRule="auto" w:line="276"/>
        <w:rPr/>
      </w:pPr>
      <w:r>
        <w:rPr>
          <w:rFonts w:cs="Times New Roman" w:ascii="Times New Roman" w:hAnsi="Times New Roman"/>
          <w:lang w:val="fi-FI"/>
        </w:rPr>
        <w:t>Kirjastoluetteloiden sisältämien kuvailutietojen avulla pystytään kartoittamaan tiedontuotannon yleinen kehitys huomattavasti aikaisempaa kattavammin</w:t>
      </w:r>
      <w:del w:id="682" w:author="Unknown Author" w:date="2017-09-06T11:23:19Z">
        <w:r>
          <w:rPr>
            <w:rFonts w:cs="Times New Roman" w:ascii="Times New Roman" w:hAnsi="Times New Roman"/>
            <w:lang w:val="fi-FI"/>
          </w:rPr>
          <w:delText>,</w:delText>
        </w:r>
      </w:del>
      <w:ins w:id="683" w:author="Unknown Author" w:date="2017-09-06T11:23:19Z">
        <w:r>
          <w:rPr>
            <w:rFonts w:cs="Times New Roman" w:ascii="Times New Roman" w:hAnsi="Times New Roman"/>
            <w:lang w:val="fi-FI"/>
          </w:rPr>
          <w:t xml:space="preserve"> </w:t>
        </w:r>
      </w:ins>
      <w:ins w:id="684" w:author="Unknown Author" w:date="2017-09-06T11:23:19Z">
        <w:r>
          <w:rPr>
            <w:rFonts w:cs="Times New Roman" w:ascii="Times New Roman" w:hAnsi="Times New Roman"/>
            <w:lang w:val="fi-FI"/>
          </w:rPr>
          <w:t>ja</w:t>
        </w:r>
      </w:ins>
      <w:r>
        <w:rPr>
          <w:rFonts w:cs="Times New Roman" w:ascii="Times New Roman" w:hAnsi="Times New Roman"/>
          <w:lang w:val="fi-FI"/>
        </w:rPr>
        <w:t xml:space="preserve"> objektiivisemmin</w:t>
      </w:r>
      <w:del w:id="685" w:author="Unknown Author" w:date="2017-09-06T11:23:18Z">
        <w:r>
          <w:rPr>
            <w:rFonts w:cs="Times New Roman" w:ascii="Times New Roman" w:hAnsi="Times New Roman"/>
            <w:lang w:val="fi-FI"/>
          </w:rPr>
          <w:delText>, läpinäkyvästi ja toistettavasti</w:delText>
        </w:r>
      </w:del>
      <w:r>
        <w:rPr>
          <w:rFonts w:cs="Times New Roman" w:ascii="Times New Roman" w:hAnsi="Times New Roman"/>
          <w:lang w:val="fi-FI"/>
        </w:rPr>
        <w:t>. Voimme tarkastella esimerkiksi kirjapainotoiminnan ja muun tiedontuotannon kehittymistä yhdistelemällä taustatietoa kirjojen painovuosista, -paikoista, -määristä, kirjoittajista ja aiheista. Lähteiksi käyvät monenlaiset aineistot arkistoista rekisteriaineistoihin ja kirjastoluetteloihin. Yhtenäisen rakenteen omaavien kuvailutietojen automatisoitu jäsentely on usein helpompaa ja niitä voidaan tarkastella suoraviivaisemmilla menetelmillä kuin laajempia kokotekstitietokantoja, koska kuvailuaineistojen koko on rajatumpi ja rakenne selkeä. Tämä täydentää merkittävästi tekstipohjaisen tutkimuksen mahdollisuuksia. Koneluettavien kuvailutietokantojen hyödyntämistä alan tutkimuksessa</w:t>
      </w:r>
      <w:del w:id="686" w:author="Unknown Author" w:date="2017-09-06T23:55:44Z">
        <w:r>
          <w:rPr>
            <w:rFonts w:cs="Times New Roman" w:ascii="Times New Roman" w:hAnsi="Times New Roman"/>
            <w:lang w:val="fi-FI"/>
          </w:rPr>
          <w:delText xml:space="preserve"> o</w:delText>
        </w:r>
      </w:del>
      <w:del w:id="687" w:author="Unknown Author" w:date="2017-09-06T11:24:14Z">
        <w:r>
          <w:rPr>
            <w:rFonts w:cs="Times New Roman" w:ascii="Times New Roman" w:hAnsi="Times New Roman"/>
            <w:lang w:val="fi-FI"/>
          </w:rPr>
          <w:delText>nkin</w:delText>
        </w:r>
      </w:del>
      <w:del w:id="688" w:author="Unknown Author" w:date="2017-09-06T23:55:44Z">
        <w:r>
          <w:rPr>
            <w:rFonts w:cs="Times New Roman" w:ascii="Times New Roman" w:hAnsi="Times New Roman"/>
            <w:lang w:val="fi-FI"/>
          </w:rPr>
          <w:delText xml:space="preserve"> saatettu </w:delText>
        </w:r>
      </w:del>
      <w:del w:id="689" w:author="Unknown Author" w:date="2017-09-06T11:24:17Z">
        <w:r>
          <w:rPr>
            <w:rFonts w:cs="Times New Roman" w:ascii="Times New Roman" w:hAnsi="Times New Roman"/>
            <w:lang w:val="fi-FI"/>
          </w:rPr>
          <w:delText xml:space="preserve">tähän mennessä </w:delText>
        </w:r>
      </w:del>
      <w:ins w:id="690" w:author="Unknown Author" w:date="2017-09-06T23:55:46Z">
        <w:r>
          <w:rPr>
            <w:rFonts w:cs="Times New Roman" w:ascii="Times New Roman" w:hAnsi="Times New Roman"/>
            <w:lang w:val="fi-FI"/>
          </w:rPr>
          <w:t xml:space="preserve"> </w:t>
        </w:r>
      </w:ins>
      <w:ins w:id="691" w:author="Unknown Author" w:date="2017-09-06T23:55:46Z">
        <w:r>
          <w:rPr>
            <w:rFonts w:cs="Times New Roman" w:ascii="Times New Roman" w:hAnsi="Times New Roman"/>
            <w:lang w:val="fi-FI"/>
          </w:rPr>
          <w:t xml:space="preserve">on </w:t>
        </w:r>
      </w:ins>
      <w:r>
        <w:rPr>
          <w:rFonts w:cs="Times New Roman" w:ascii="Times New Roman" w:hAnsi="Times New Roman"/>
          <w:lang w:val="fi-FI"/>
        </w:rPr>
        <w:t>merkittävästi aliarvioi</w:t>
      </w:r>
      <w:del w:id="692" w:author="Unknown Author" w:date="2017-09-06T23:55:49Z">
        <w:r>
          <w:rPr>
            <w:rFonts w:cs="Times New Roman" w:ascii="Times New Roman" w:hAnsi="Times New Roman"/>
            <w:lang w:val="fi-FI"/>
          </w:rPr>
          <w:delText>da</w:delText>
        </w:r>
      </w:del>
      <w:ins w:id="693" w:author="Unknown Author" w:date="2017-09-06T23:55:49Z">
        <w:r>
          <w:rPr>
            <w:rFonts w:cs="Times New Roman" w:ascii="Times New Roman" w:hAnsi="Times New Roman"/>
            <w:lang w:val="fi-FI"/>
          </w:rPr>
          <w:t>tu</w:t>
        </w:r>
      </w:ins>
      <w:r>
        <w:rPr>
          <w:rFonts w:cs="Times New Roman" w:ascii="Times New Roman" w:hAnsi="Times New Roman"/>
          <w:lang w:val="fi-FI"/>
        </w:rPr>
        <w:t>.</w:t>
      </w:r>
    </w:p>
    <w:p>
      <w:pPr>
        <w:pStyle w:val="Normal1"/>
        <w:rPr>
          <w:rFonts w:ascii="Times New Roman" w:hAnsi="Times New Roman" w:cs="Times New Roman"/>
          <w:sz w:val="24"/>
          <w:szCs w:val="24"/>
          <w:lang w:val="fi-FI"/>
        </w:rPr>
      </w:pPr>
      <w:r>
        <w:rPr>
          <w:rFonts w:cs="Times New Roman" w:ascii="Times New Roman" w:hAnsi="Times New Roman"/>
          <w:sz w:val="24"/>
          <w:szCs w:val="24"/>
          <w:lang w:val="fi-FI"/>
        </w:rPr>
        <w:t xml:space="preserve"> </w:t>
      </w:r>
    </w:p>
    <w:p>
      <w:pPr>
        <w:pStyle w:val="Normal1"/>
        <w:rPr/>
      </w:pPr>
      <w:r>
        <w:rPr>
          <w:rFonts w:cs="Times New Roman" w:ascii="Times New Roman" w:hAnsi="Times New Roman"/>
          <w:sz w:val="24"/>
          <w:szCs w:val="24"/>
          <w:lang w:val="fi-FI"/>
        </w:rPr>
        <w:t xml:space="preserve">Olemme tutkineet kuvailutietojen käyttöä muun muassa vertailemalla ruotsalaisen Kungliga-kirjaston luettelointitietoja Suomen kansallisbibliografia Fennicaan. Tämän pohjalta pystymme tekemään suoraviivaista analyysiä kirjojen eri julkaisumuotojen vaikutuksesta tiedontuotantoon varhaismodernina aikana (Kuva 3). Kotimaisen historiantutkimuksen kannalta kiintoisan esimerkin tarjoaa tieteellisten laskentakirjastojen laadinta suomalaisen kansallisbibliografian Fennican tutkimiseen, vaikka samalla tuleekin tiedostaa ja korjata Fennican alkuperäisaineistosta vielä löytyvät puutteet. </w:t>
      </w:r>
      <w:del w:id="694" w:author="Unknown Author" w:date="2017-09-06T17:27:07Z">
        <w:r>
          <w:rPr>
            <w:rFonts w:cs="Times New Roman" w:ascii="Times New Roman" w:hAnsi="Times New Roman"/>
            <w:sz w:val="24"/>
            <w:szCs w:val="24"/>
            <w:lang w:val="fi-FI"/>
          </w:rPr>
          <w:delText>Aineiston a</w:delText>
        </w:r>
      </w:del>
      <w:ins w:id="695" w:author="Unknown Author" w:date="2017-09-06T17:27:08Z">
        <w:r>
          <w:rPr>
            <w:rFonts w:cs="Times New Roman" w:ascii="Times New Roman" w:hAnsi="Times New Roman"/>
            <w:sz w:val="24"/>
            <w:szCs w:val="24"/>
            <w:lang w:val="fi-FI"/>
          </w:rPr>
          <w:t>A</w:t>
        </w:r>
      </w:ins>
      <w:r>
        <w:rPr>
          <w:rFonts w:cs="Times New Roman" w:ascii="Times New Roman" w:hAnsi="Times New Roman"/>
          <w:sz w:val="24"/>
          <w:szCs w:val="24"/>
          <w:lang w:val="fi-FI"/>
        </w:rPr>
        <w:t xml:space="preserve">lustava analyysi osoittaa esimerkiksi suoraan historiallisiin tapahtumiin kytkeytyvät tiedontuotannon huiput ja aallonpohjat Vaasassa, Helsingissä, Turussa ja Suomessa vuosina 1764–1917 (Kuvat 4–8). Kartoittamalla </w:t>
      </w:r>
      <w:del w:id="696" w:author="Unknown Author" w:date="2017-09-06T17:27:13Z">
        <w:r>
          <w:rPr>
            <w:rFonts w:cs="Times New Roman" w:ascii="Times New Roman" w:hAnsi="Times New Roman"/>
            <w:sz w:val="24"/>
            <w:szCs w:val="24"/>
            <w:lang w:val="fi-FI"/>
          </w:rPr>
          <w:delText xml:space="preserve">lisäksi </w:delText>
        </w:r>
      </w:del>
      <w:r>
        <w:rPr>
          <w:rFonts w:cs="Times New Roman" w:ascii="Times New Roman" w:hAnsi="Times New Roman"/>
          <w:sz w:val="24"/>
          <w:szCs w:val="24"/>
          <w:lang w:val="fi-FI"/>
        </w:rPr>
        <w:t xml:space="preserve">vaikkapa ruotsalaisiin tai venäläisiin paikannimiin tehtävien viittausten määrää ja laatua suomalaisissa sanomalehdissä voimme saada uutta tietoa suomalaisen julkisen keskustelun rakenteesta ja kehityksestä historian eri vaiheissa. Samaa voidaan tehdä paikallisemmassa mittakaavassa tutkimalla viittauksia naapurikuntien ja suurempien kaupunkien välillä. Kansallisbiografian historiallisten henkilöiden nimien paikantaminen ja kartoitus voi myös osaltaan kehittää suomalaisen julkisen sfäärin tutkimusta. Näin uudet </w:t>
      </w:r>
      <w:del w:id="697" w:author="Unknown Author" w:date="2017-09-06T17:27:24Z">
        <w:r>
          <w:rPr>
            <w:rFonts w:cs="Times New Roman" w:ascii="Times New Roman" w:hAnsi="Times New Roman"/>
            <w:sz w:val="24"/>
            <w:szCs w:val="24"/>
            <w:lang w:val="fi-FI"/>
          </w:rPr>
          <w:delText xml:space="preserve">informaatiotekniikan </w:delText>
        </w:r>
      </w:del>
      <w:r>
        <w:rPr>
          <w:rFonts w:cs="Times New Roman" w:ascii="Times New Roman" w:hAnsi="Times New Roman"/>
          <w:sz w:val="24"/>
          <w:szCs w:val="24"/>
          <w:lang w:val="fi-FI"/>
        </w:rPr>
        <w:t>menetelmät voivat antaa historian tutkimuksen käyttöön uudenlaista materiaalia ja näkökulmia.</w:t>
      </w:r>
    </w:p>
    <w:p>
      <w:pPr>
        <w:pStyle w:val="Normal1"/>
        <w:rPr>
          <w:rFonts w:ascii="Times New Roman" w:hAnsi="Times New Roman" w:cs="Times New Roman"/>
          <w:sz w:val="24"/>
          <w:szCs w:val="24"/>
          <w:lang w:val="fi-FI"/>
        </w:rPr>
      </w:pPr>
      <w:r>
        <w:rPr>
          <w:rFonts w:cs="Times New Roman" w:ascii="Times New Roman" w:hAnsi="Times New Roman"/>
          <w:sz w:val="24"/>
          <w:szCs w:val="24"/>
          <w:lang w:val="fi-FI"/>
        </w:rPr>
        <w:t xml:space="preserve"> </w:t>
      </w:r>
    </w:p>
    <w:p>
      <w:pPr>
        <w:pStyle w:val="Normal1"/>
        <w:rPr/>
      </w:pPr>
      <w:r>
        <w:rPr>
          <w:rFonts w:cs="Times New Roman" w:ascii="Times New Roman" w:hAnsi="Times New Roman"/>
          <w:sz w:val="24"/>
          <w:szCs w:val="24"/>
          <w:lang w:val="fi-FI"/>
        </w:rPr>
        <w:t xml:space="preserve">Alkuperäiset kuvailutietueet eivät sellaisenaan sovellu tilastolliseen analyysiin, vaan ne pitää ensin jalostaa sopivaan muotoon. Tämä sisältää muiden muassa maantieteellisten ja henkilönimien erilaisten kirjoitusmuotojen yhtenäistämistä, samannimisten kirjoittajien erottelua, kirjoitusvirheiden käsittelyä ja kirjojen sivumäärien arviointia bibliografisten standardimerkintöjen pohjalta. Tietoja voidaan </w:t>
      </w:r>
      <w:del w:id="698" w:author="Unknown Author" w:date="2017-09-06T17:27:40Z">
        <w:r>
          <w:rPr>
            <w:rFonts w:cs="Times New Roman" w:ascii="Times New Roman" w:hAnsi="Times New Roman"/>
            <w:sz w:val="24"/>
            <w:szCs w:val="24"/>
            <w:lang w:val="fi-FI"/>
          </w:rPr>
          <w:delText xml:space="preserve">myös </w:delText>
        </w:r>
      </w:del>
      <w:ins w:id="699" w:author="Unknown Author" w:date="2017-09-06T17:27:41Z">
        <w:r>
          <w:rPr>
            <w:rFonts w:cs="Times New Roman" w:ascii="Times New Roman" w:hAnsi="Times New Roman"/>
            <w:sz w:val="24"/>
            <w:szCs w:val="24"/>
            <w:lang w:val="fi-FI"/>
          </w:rPr>
          <w:t xml:space="preserve">lisäksi </w:t>
        </w:r>
      </w:ins>
      <w:r>
        <w:rPr>
          <w:rFonts w:cs="Times New Roman" w:ascii="Times New Roman" w:hAnsi="Times New Roman"/>
          <w:sz w:val="24"/>
          <w:szCs w:val="24"/>
          <w:lang w:val="fi-FI"/>
        </w:rPr>
        <w:t>täydentää ja rikastaa muiden lähdeaineistojen avulla. Kirjoittajista voidaan selvittää puuttuvat elinvuodet ja sukupuoli sekä muuta taustatietoa kuten esimerkiksi painopaikkojen perusteella painomaa. Valtaosa työstä voidaan ja kannattaa automatisoida, kun tutkittavien aineistojen määrät kasvavat kymmeniin tai satoihin tuhansiin dokumentteihin. Samalla analyysien tilastollinen voima kasvaa ja satunnaisten virheiden vaikutus johtopäätöksiin hälvenee. Kaikkea ei voida kuitenkaan automatisoida. Juuri tästä syystä joustavaan lähdekoodiin perustuvat räätälöidyt laskentakirjastot tarjoavat erinomaisia mahdollisuuksia alan tutkimukselle verrattuna valmiisiin ohjelmisto</w:t>
      </w:r>
      <w:del w:id="700" w:author="Unknown Author" w:date="2017-09-07T11:45:04Z">
        <w:r>
          <w:rPr>
            <w:rFonts w:cs="Times New Roman" w:ascii="Times New Roman" w:hAnsi="Times New Roman"/>
            <w:sz w:val="24"/>
            <w:szCs w:val="24"/>
            <w:lang w:val="fi-FI"/>
          </w:rPr>
          <w:delText>kokonaisuuksiin</w:delText>
        </w:r>
      </w:del>
      <w:ins w:id="701" w:author="Unknown Author" w:date="2017-09-07T11:45:05Z">
        <w:r>
          <w:rPr>
            <w:rFonts w:cs="Times New Roman" w:ascii="Times New Roman" w:hAnsi="Times New Roman"/>
            <w:sz w:val="24"/>
            <w:szCs w:val="24"/>
            <w:lang w:val="fi-FI"/>
          </w:rPr>
          <w:t>ihin</w:t>
        </w:r>
      </w:ins>
      <w:r>
        <w:rPr>
          <w:rFonts w:cs="Times New Roman" w:ascii="Times New Roman" w:hAnsi="Times New Roman"/>
          <w:sz w:val="24"/>
          <w:szCs w:val="24"/>
          <w:lang w:val="fi-FI"/>
        </w:rPr>
        <w:t xml:space="preserve">, jotka </w:t>
      </w:r>
      <w:del w:id="702" w:author="Unknown Author" w:date="2017-09-07T11:45:07Z">
        <w:r>
          <w:rPr>
            <w:rFonts w:cs="Times New Roman" w:ascii="Times New Roman" w:hAnsi="Times New Roman"/>
            <w:sz w:val="24"/>
            <w:szCs w:val="24"/>
            <w:lang w:val="fi-FI"/>
          </w:rPr>
          <w:delText xml:space="preserve">usein </w:delText>
        </w:r>
      </w:del>
      <w:r>
        <w:rPr>
          <w:rFonts w:cs="Times New Roman" w:ascii="Times New Roman" w:hAnsi="Times New Roman"/>
          <w:sz w:val="24"/>
          <w:szCs w:val="24"/>
          <w:lang w:val="fi-FI"/>
        </w:rPr>
        <w:t xml:space="preserve">olettavat että aineisto on valmiiksi saatettu kulloinkin käytössä olevan </w:t>
      </w:r>
      <w:del w:id="703" w:author="Unknown Author" w:date="2017-09-07T11:45:23Z">
        <w:r>
          <w:rPr>
            <w:rFonts w:cs="Times New Roman" w:ascii="Times New Roman" w:hAnsi="Times New Roman"/>
            <w:sz w:val="24"/>
            <w:szCs w:val="24"/>
            <w:lang w:val="fi-FI"/>
          </w:rPr>
          <w:delText>tilasto-</w:delText>
        </w:r>
      </w:del>
      <w:r>
        <w:rPr>
          <w:rFonts w:cs="Times New Roman" w:ascii="Times New Roman" w:hAnsi="Times New Roman"/>
          <w:sz w:val="24"/>
          <w:szCs w:val="24"/>
          <w:lang w:val="fi-FI"/>
        </w:rPr>
        <w:t>ohjelmiston vaatimaan muotoon</w:t>
      </w:r>
      <w:ins w:id="704" w:author="Unknown Author" w:date="2017-09-07T11:45:37Z">
        <w:r>
          <w:rPr>
            <w:rFonts w:cs="Times New Roman" w:ascii="Times New Roman" w:hAnsi="Times New Roman"/>
            <w:sz w:val="24"/>
            <w:szCs w:val="24"/>
            <w:lang w:val="fi-FI"/>
          </w:rPr>
          <w:t xml:space="preserve"> </w:t>
        </w:r>
      </w:ins>
      <w:ins w:id="705" w:author="Unknown Author" w:date="2017-09-07T11:45:37Z">
        <w:r>
          <w:rPr>
            <w:rFonts w:cs="Times New Roman" w:ascii="Times New Roman" w:hAnsi="Times New Roman"/>
            <w:sz w:val="24"/>
            <w:szCs w:val="24"/>
            <w:lang w:val="fi-FI"/>
          </w:rPr>
          <w:t xml:space="preserve">ja siihen sisältyvät virheet </w:t>
        </w:r>
      </w:ins>
      <w:ins w:id="706" w:author="Unknown Author" w:date="2017-09-07T11:46:00Z">
        <w:r>
          <w:rPr>
            <w:rFonts w:cs="Times New Roman" w:ascii="Times New Roman" w:hAnsi="Times New Roman"/>
            <w:sz w:val="24"/>
            <w:szCs w:val="24"/>
            <w:lang w:val="fi-FI"/>
          </w:rPr>
          <w:t>korjattu</w:t>
        </w:r>
      </w:ins>
      <w:r>
        <w:rPr>
          <w:rFonts w:cs="Times New Roman" w:ascii="Times New Roman" w:hAnsi="Times New Roman"/>
          <w:sz w:val="24"/>
          <w:szCs w:val="24"/>
          <w:lang w:val="fi-FI"/>
        </w:rPr>
        <w:t>. Tämä on merkittävä puute, sillä käytännön työssä on arvioitu 80 % työajasta kuluvan aineiston esikäsittelyyn.</w:t>
      </w:r>
      <w:r>
        <w:rPr>
          <w:rStyle w:val="FootnoteAnchor"/>
          <w:rFonts w:cs="Times New Roman" w:ascii="Times New Roman" w:hAnsi="Times New Roman"/>
          <w:sz w:val="24"/>
          <w:szCs w:val="24"/>
          <w:lang w:val="fi-FI"/>
        </w:rPr>
        <w:footnoteReference w:id="36"/>
      </w:r>
      <w:r>
        <w:rPr>
          <w:rFonts w:cs="Times New Roman" w:ascii="Times New Roman" w:hAnsi="Times New Roman"/>
          <w:sz w:val="24"/>
          <w:szCs w:val="24"/>
          <w:lang w:val="fi-FI"/>
        </w:rPr>
        <w:t xml:space="preserve"> Tieteellisen ohjelmoinnin hyödyntäminen auttaa automatisoimaan kaiken mikä automatisoitavissa on, jättäen tutkijalle samalla vapaat kädet </w:t>
      </w:r>
      <w:ins w:id="707" w:author="Unknown Author" w:date="2017-09-07T11:47:32Z">
        <w:r>
          <w:rPr>
            <w:rFonts w:cs="Times New Roman" w:ascii="Times New Roman" w:hAnsi="Times New Roman"/>
            <w:sz w:val="24"/>
            <w:szCs w:val="24"/>
            <w:lang w:val="fi-FI"/>
          </w:rPr>
          <w:t xml:space="preserve">lopullisiin </w:t>
        </w:r>
      </w:ins>
      <w:r>
        <w:rPr>
          <w:rFonts w:cs="Times New Roman" w:ascii="Times New Roman" w:hAnsi="Times New Roman"/>
          <w:sz w:val="24"/>
          <w:szCs w:val="24"/>
          <w:lang w:val="fi-FI"/>
        </w:rPr>
        <w:t xml:space="preserve">joustaviin, aineistokohtaisesti räätälöityihin </w:t>
      </w:r>
      <w:del w:id="708" w:author="Unknown Author" w:date="2017-09-07T11:47:31Z">
        <w:r>
          <w:rPr>
            <w:rFonts w:cs="Times New Roman" w:ascii="Times New Roman" w:hAnsi="Times New Roman"/>
            <w:sz w:val="24"/>
            <w:szCs w:val="24"/>
            <w:lang w:val="fi-FI"/>
          </w:rPr>
          <w:delText xml:space="preserve">lopullisiin </w:delText>
        </w:r>
      </w:del>
      <w:r>
        <w:rPr>
          <w:rFonts w:cs="Times New Roman" w:ascii="Times New Roman" w:hAnsi="Times New Roman"/>
          <w:sz w:val="24"/>
          <w:szCs w:val="24"/>
          <w:lang w:val="fi-FI"/>
        </w:rPr>
        <w:t>ratkaisuihin. Laskentakirjastot tarjoavat tutkijalle pääsyn sekä aineistojen jalostamisen että tilastollisen analyysin ja visualisointien kannalta keskeisiin työkaluihin, ja koko työvirta voidaan toteuttaa läpinäkyvällä ja toistettavalla tavalla, tieteellisen avoimuuden periaatteita kunnioittaen.</w:t>
      </w:r>
    </w:p>
    <w:p>
      <w:pPr>
        <w:pStyle w:val="Normal1"/>
        <w:rPr>
          <w:lang w:val="fi-FI"/>
        </w:rPr>
      </w:pPr>
      <w:r>
        <w:rPr>
          <w:lang w:val="fi-FI"/>
        </w:rPr>
      </w:r>
    </w:p>
    <w:p>
      <w:pPr>
        <w:pStyle w:val="Normal1"/>
        <w:rPr/>
      </w:pPr>
      <w:r>
        <w:rPr>
          <w:rFonts w:cs="Times New Roman" w:ascii="Times New Roman" w:hAnsi="Times New Roman"/>
          <w:sz w:val="24"/>
          <w:szCs w:val="24"/>
          <w:lang w:val="fi-FI"/>
        </w:rPr>
        <w:t>Tekstiaineistojen tutkimukseen liittyy kaksi toisiaan täydentävää lähestymistapaa, joita ovat rakenteettoman tekstin louhinta sekä erilaisten aineistojen kuvailutietojen tutkimuskäyttö joka pitää sisällään niin kirjasto-, arkisto- kuin myös museoluetteloinnit. Näiden hyödyntäminen tutkimuksessa ei poista perinteisen lähiluennan merkitystä, vaan täydentää sitä</w:t>
      </w:r>
      <w:del w:id="709" w:author="Unknown Author" w:date="2017-09-07T00:17:40Z">
        <w:r>
          <w:rPr>
            <w:rFonts w:cs="Times New Roman" w:ascii="Times New Roman" w:hAnsi="Times New Roman"/>
            <w:sz w:val="24"/>
            <w:szCs w:val="24"/>
            <w:lang w:val="fi-FI"/>
          </w:rPr>
          <w:delText xml:space="preserve"> ammentamalla aiheita laajemmasta perspektiivistä</w:delText>
        </w:r>
      </w:del>
      <w:r>
        <w:rPr>
          <w:rFonts w:cs="Times New Roman" w:ascii="Times New Roman" w:hAnsi="Times New Roman"/>
          <w:sz w:val="24"/>
          <w:szCs w:val="24"/>
          <w:lang w:val="fi-FI"/>
        </w:rPr>
        <w:t>. Tekstilouhinnan tutkimuspotentiaali on valtava. Jos historioitsija on esimerkiksi kiinnostunut tutkimaan oikeudenmukaisuuden käsitteen muuttumista brittiläisessä julkisessa keskustelussa, sitä voidaan tutkia esimerkiksi louhimalla kansainvälisiä aineistoja. Näitä ovat muiden muassa Early Modern English Books Online (EEBO) ja Eighteenth-Century Collections Online (ECCO), jotka yhdessä käsittävät käytännössä kaikki varhaisella uudella ajalla (1470–1800) Britanniassa painetut kirjat. Esimerkkejä muista vastaavista aineistoista on ranskalainen kansallinen Gallica-projekti.</w:t>
      </w:r>
      <w:r>
        <w:rPr>
          <w:rStyle w:val="FootnoteAnchor"/>
          <w:rFonts w:cs="Times New Roman" w:ascii="Times New Roman" w:hAnsi="Times New Roman"/>
          <w:sz w:val="24"/>
          <w:szCs w:val="24"/>
          <w:lang w:val="fi-FI"/>
        </w:rPr>
        <w:footnoteReference w:id="37"/>
      </w:r>
    </w:p>
    <w:p>
      <w:pPr>
        <w:pStyle w:val="Normal1"/>
        <w:rPr>
          <w:rFonts w:ascii="Times New Roman" w:hAnsi="Times New Roman" w:cs="Times New Roman"/>
          <w:sz w:val="24"/>
          <w:szCs w:val="24"/>
          <w:lang w:val="fi-FI"/>
        </w:rPr>
      </w:pPr>
      <w:r>
        <w:rPr>
          <w:rFonts w:cs="Times New Roman" w:ascii="Times New Roman" w:hAnsi="Times New Roman"/>
          <w:sz w:val="24"/>
          <w:szCs w:val="24"/>
          <w:lang w:val="fi-FI"/>
        </w:rPr>
      </w:r>
    </w:p>
    <w:p>
      <w:pPr>
        <w:pStyle w:val="Normal1"/>
        <w:rPr/>
      </w:pPr>
      <w:r>
        <w:rPr>
          <w:rFonts w:cs="Times New Roman" w:ascii="Times New Roman" w:hAnsi="Times New Roman"/>
          <w:sz w:val="24"/>
          <w:szCs w:val="24"/>
          <w:lang w:val="fi-FI"/>
        </w:rPr>
        <w:t>Samalla louhintaan voidaan yhdistellä käsitehistorian metodeja. Verrattuna perinteiseen lähiluentaan käsitteen muutosta voidaan ryhtyä tutkimaan aivan eri tavoin kun käytössä on automatisoituja, laajojen tietoaineistojen käsittelyyn skaalautuvia mallintamismenetelmiä. Kotimaisena esimerkkinä on kaikkien historiallisten suomalaisten sanomalehtien tekstilouhinta, jossa aineistoista haetaan</w:t>
      </w:r>
      <w:del w:id="710" w:author="Unknown Author" w:date="2017-09-07T00:18:53Z">
        <w:r>
          <w:rPr>
            <w:rFonts w:cs="Times New Roman" w:ascii="Times New Roman" w:hAnsi="Times New Roman"/>
            <w:sz w:val="24"/>
            <w:szCs w:val="24"/>
            <w:lang w:val="fi-FI"/>
          </w:rPr>
          <w:delText xml:space="preserve"> automatisoidusti </w:delText>
        </w:r>
      </w:del>
      <w:ins w:id="711" w:author="Unknown Author" w:date="2017-09-07T00:18:54Z">
        <w:r>
          <w:rPr>
            <w:rFonts w:cs="Times New Roman" w:ascii="Times New Roman" w:hAnsi="Times New Roman"/>
            <w:sz w:val="24"/>
            <w:szCs w:val="24"/>
            <w:lang w:val="fi-FI"/>
          </w:rPr>
          <w:t xml:space="preserve"> </w:t>
        </w:r>
      </w:ins>
      <w:r>
        <w:rPr>
          <w:rFonts w:cs="Times New Roman" w:ascii="Times New Roman" w:hAnsi="Times New Roman"/>
          <w:sz w:val="24"/>
          <w:szCs w:val="24"/>
          <w:lang w:val="fi-FI"/>
        </w:rPr>
        <w:t>paikannimiä ja henkilöitä.</w:t>
      </w:r>
      <w:r>
        <w:rPr>
          <w:rStyle w:val="FootnoteAnchor"/>
          <w:rFonts w:cs="Times New Roman" w:ascii="Times New Roman" w:hAnsi="Times New Roman"/>
          <w:sz w:val="24"/>
          <w:szCs w:val="24"/>
          <w:lang w:val="fi-FI"/>
        </w:rPr>
        <w:footnoteReference w:id="38"/>
      </w:r>
      <w:r>
        <w:rPr>
          <w:rFonts w:cs="Times New Roman" w:ascii="Times New Roman" w:hAnsi="Times New Roman"/>
          <w:sz w:val="24"/>
          <w:szCs w:val="24"/>
          <w:lang w:val="fi-FI"/>
        </w:rPr>
        <w:t xml:space="preserve"> OCR-menetelmä, jonka avulla kuvattu aineisto käännetään koneluettavaan muotoon, ei ole täydellinen; parhaimmassakin tapauksessa sanojen tunnistustarkkuus on vain noin 80 %. </w:t>
      </w:r>
      <w:del w:id="712" w:author="Unknown Author" w:date="2017-09-06T17:29:40Z">
        <w:r>
          <w:rPr>
            <w:rFonts w:cs="Times New Roman" w:ascii="Times New Roman" w:hAnsi="Times New Roman"/>
            <w:sz w:val="24"/>
            <w:szCs w:val="24"/>
            <w:lang w:val="fi-FI"/>
          </w:rPr>
          <w:delText>Tämä herättää kysymyksen siitä, pitäisikö m</w:delText>
        </w:r>
      </w:del>
      <w:ins w:id="713" w:author="Unknown Author" w:date="2017-09-06T17:29:41Z">
        <w:r>
          <w:rPr>
            <w:rFonts w:cs="Times New Roman" w:ascii="Times New Roman" w:hAnsi="Times New Roman"/>
            <w:sz w:val="24"/>
            <w:szCs w:val="24"/>
            <w:lang w:val="fi-FI"/>
          </w:rPr>
          <w:t>M</w:t>
        </w:r>
      </w:ins>
      <w:r>
        <w:rPr>
          <w:rFonts w:cs="Times New Roman" w:ascii="Times New Roman" w:hAnsi="Times New Roman"/>
          <w:sz w:val="24"/>
          <w:szCs w:val="24"/>
          <w:lang w:val="fi-FI"/>
        </w:rPr>
        <w:t xml:space="preserve">enetelmiä </w:t>
      </w:r>
      <w:ins w:id="714" w:author="Unknown Author" w:date="2017-09-06T17:29:46Z">
        <w:r>
          <w:rPr>
            <w:rFonts w:cs="Times New Roman" w:ascii="Times New Roman" w:hAnsi="Times New Roman"/>
            <w:sz w:val="24"/>
            <w:szCs w:val="24"/>
            <w:lang w:val="fi-FI"/>
          </w:rPr>
          <w:t xml:space="preserve">pyritäänkin </w:t>
        </w:r>
      </w:ins>
      <w:r>
        <w:rPr>
          <w:rFonts w:cs="Times New Roman" w:ascii="Times New Roman" w:hAnsi="Times New Roman"/>
          <w:sz w:val="24"/>
          <w:szCs w:val="24"/>
          <w:lang w:val="fi-FI"/>
        </w:rPr>
        <w:t>kehittä</w:t>
      </w:r>
      <w:del w:id="715" w:author="Unknown Author" w:date="2017-09-06T17:29:49Z">
        <w:r>
          <w:rPr>
            <w:rFonts w:cs="Times New Roman" w:ascii="Times New Roman" w:hAnsi="Times New Roman"/>
            <w:sz w:val="24"/>
            <w:szCs w:val="24"/>
            <w:lang w:val="fi-FI"/>
          </w:rPr>
          <w:delText xml:space="preserve">ä </w:delText>
        </w:r>
      </w:del>
      <w:ins w:id="716" w:author="Unknown Author" w:date="2017-09-06T17:29:49Z">
        <w:r>
          <w:rPr>
            <w:rFonts w:cs="Times New Roman" w:ascii="Times New Roman" w:hAnsi="Times New Roman"/>
            <w:sz w:val="24"/>
            <w:szCs w:val="24"/>
            <w:lang w:val="fi-FI"/>
          </w:rPr>
          <w:t xml:space="preserve">mään </w:t>
        </w:r>
      </w:ins>
      <w:r>
        <w:rPr>
          <w:rFonts w:cs="Times New Roman" w:ascii="Times New Roman" w:hAnsi="Times New Roman"/>
          <w:sz w:val="24"/>
          <w:szCs w:val="24"/>
          <w:lang w:val="fi-FI"/>
        </w:rPr>
        <w:t xml:space="preserve">siihen suuntaan, että </w:t>
      </w:r>
      <w:ins w:id="717" w:author="Unknown Author" w:date="2017-09-06T17:29:19Z">
        <w:r>
          <w:rPr>
            <w:rFonts w:cs="Times New Roman" w:ascii="Times New Roman" w:hAnsi="Times New Roman"/>
            <w:sz w:val="24"/>
            <w:szCs w:val="24"/>
            <w:lang w:val="fi-FI"/>
          </w:rPr>
          <w:t>ne voivat toimia vakaasti aineiston luonnollisista puutteista huolimatta</w:t>
        </w:r>
      </w:ins>
      <w:del w:id="718" w:author="Unknown Author" w:date="2017-09-06T17:29:31Z">
        <w:r>
          <w:rPr>
            <w:rFonts w:cs="Times New Roman" w:ascii="Times New Roman" w:hAnsi="Times New Roman"/>
            <w:sz w:val="24"/>
            <w:szCs w:val="24"/>
            <w:lang w:val="fi-FI"/>
          </w:rPr>
          <w:delText>tämä asiantila hyväksytään ja kehitetään menetelmiä jotka toimivat tästä huolimatta</w:delText>
        </w:r>
      </w:del>
      <w:r>
        <w:rPr>
          <w:rFonts w:cs="Times New Roman" w:ascii="Times New Roman" w:hAnsi="Times New Roman"/>
          <w:sz w:val="24"/>
          <w:szCs w:val="24"/>
          <w:lang w:val="fi-FI"/>
        </w:rPr>
        <w:t>.</w:t>
      </w:r>
      <w:r>
        <w:rPr>
          <w:rStyle w:val="FootnoteAnchor"/>
          <w:rFonts w:cs="Times New Roman" w:ascii="Times New Roman" w:hAnsi="Times New Roman"/>
          <w:sz w:val="24"/>
          <w:szCs w:val="24"/>
          <w:lang w:val="fi-FI"/>
        </w:rPr>
        <w:footnoteReference w:id="39"/>
      </w:r>
      <w:r>
        <w:rPr>
          <w:rFonts w:cs="Times New Roman" w:ascii="Times New Roman" w:hAnsi="Times New Roman"/>
          <w:sz w:val="24"/>
          <w:szCs w:val="24"/>
          <w:lang w:val="fi-FI"/>
        </w:rPr>
        <w:t xml:space="preserve"> </w:t>
      </w:r>
      <w:del w:id="719" w:author="Unknown Author" w:date="2017-09-06T17:30:31Z">
        <w:r>
          <w:rPr>
            <w:rFonts w:cs="Times New Roman" w:ascii="Times New Roman" w:hAnsi="Times New Roman"/>
            <w:sz w:val="24"/>
            <w:szCs w:val="24"/>
            <w:lang w:val="fi-FI"/>
          </w:rPr>
          <w:delText>Historiallisten aineistojen tekstilouhinnan sovellukset ovat vasta muotoutumassa, joten menetelmien tulevaa kehitystä on vielä vaikea arvioida. Varmaa on kuitenkin, että u</w:delText>
        </w:r>
      </w:del>
      <w:ins w:id="720" w:author="Unknown Author" w:date="2017-09-06T17:30:31Z">
        <w:r>
          <w:rPr>
            <w:rFonts w:cs="Times New Roman" w:ascii="Times New Roman" w:hAnsi="Times New Roman"/>
            <w:sz w:val="24"/>
            <w:szCs w:val="24"/>
            <w:lang w:val="fi-FI"/>
          </w:rPr>
          <w:t>U</w:t>
        </w:r>
      </w:ins>
      <w:r>
        <w:rPr>
          <w:rFonts w:cs="Times New Roman" w:ascii="Times New Roman" w:hAnsi="Times New Roman"/>
          <w:sz w:val="24"/>
          <w:szCs w:val="24"/>
          <w:lang w:val="fi-FI"/>
        </w:rPr>
        <w:t xml:space="preserve">usien menetelmien käyttö </w:t>
      </w:r>
      <w:del w:id="721" w:author="Unknown Author" w:date="2017-09-06T17:30:34Z">
        <w:r>
          <w:rPr>
            <w:rFonts w:cs="Times New Roman" w:ascii="Times New Roman" w:hAnsi="Times New Roman"/>
            <w:sz w:val="24"/>
            <w:szCs w:val="24"/>
            <w:lang w:val="fi-FI"/>
          </w:rPr>
          <w:delText xml:space="preserve">yleistyy </w:delText>
        </w:r>
      </w:del>
      <w:ins w:id="722" w:author="Unknown Author" w:date="2017-09-06T17:30:34Z">
        <w:r>
          <w:rPr>
            <w:rFonts w:cs="Times New Roman" w:ascii="Times New Roman" w:hAnsi="Times New Roman"/>
            <w:sz w:val="24"/>
            <w:szCs w:val="24"/>
            <w:lang w:val="fi-FI"/>
          </w:rPr>
          <w:t>kehittyy ja yleistyy nopeasti</w:t>
        </w:r>
      </w:ins>
      <w:del w:id="723" w:author="Unknown Author" w:date="2017-09-06T17:30:52Z">
        <w:r>
          <w:rPr>
            <w:rFonts w:cs="Times New Roman" w:ascii="Times New Roman" w:hAnsi="Times New Roman"/>
            <w:sz w:val="24"/>
            <w:szCs w:val="24"/>
            <w:lang w:val="fi-FI"/>
          </w:rPr>
          <w:delText xml:space="preserve">ja </w:delText>
        </w:r>
      </w:del>
      <w:ins w:id="724" w:author="Unknown Author" w:date="2017-09-06T17:30:53Z">
        <w:r>
          <w:rPr>
            <w:rFonts w:cs="Times New Roman" w:ascii="Times New Roman" w:hAnsi="Times New Roman"/>
            <w:sz w:val="24"/>
            <w:szCs w:val="24"/>
            <w:lang w:val="fi-FI"/>
          </w:rPr>
          <w:t xml:space="preserve">, </w:t>
        </w:r>
      </w:ins>
      <w:r>
        <w:rPr>
          <w:rFonts w:cs="Times New Roman" w:ascii="Times New Roman" w:hAnsi="Times New Roman"/>
          <w:sz w:val="24"/>
          <w:szCs w:val="24"/>
          <w:lang w:val="fi-FI"/>
        </w:rPr>
        <w:t>muok</w:t>
      </w:r>
      <w:del w:id="725" w:author="Unknown Author" w:date="2017-09-06T17:30:54Z">
        <w:r>
          <w:rPr>
            <w:rFonts w:cs="Times New Roman" w:ascii="Times New Roman" w:hAnsi="Times New Roman"/>
            <w:sz w:val="24"/>
            <w:szCs w:val="24"/>
            <w:lang w:val="fi-FI"/>
          </w:rPr>
          <w:delText>kaa</w:delText>
        </w:r>
      </w:del>
      <w:ins w:id="726" w:author="Unknown Author" w:date="2017-09-06T17:30:54Z">
        <w:r>
          <w:rPr>
            <w:rFonts w:cs="Times New Roman" w:ascii="Times New Roman" w:hAnsi="Times New Roman"/>
            <w:sz w:val="24"/>
            <w:szCs w:val="24"/>
            <w:lang w:val="fi-FI"/>
          </w:rPr>
          <w:t>aten</w:t>
        </w:r>
      </w:ins>
      <w:r>
        <w:rPr>
          <w:rFonts w:cs="Times New Roman" w:ascii="Times New Roman" w:hAnsi="Times New Roman"/>
          <w:sz w:val="24"/>
          <w:szCs w:val="24"/>
          <w:lang w:val="fi-FI"/>
        </w:rPr>
        <w:t xml:space="preserve"> alan tutkimuskäytäntöjä.</w:t>
      </w:r>
    </w:p>
    <w:p>
      <w:pPr>
        <w:pStyle w:val="Normal1"/>
        <w:rPr>
          <w:rFonts w:ascii="Times New Roman" w:hAnsi="Times New Roman" w:cs="Times New Roman"/>
          <w:sz w:val="24"/>
          <w:szCs w:val="24"/>
          <w:lang w:val="fi-FI"/>
        </w:rPr>
      </w:pPr>
      <w:r>
        <w:rPr>
          <w:rFonts w:cs="Times New Roman" w:ascii="Times New Roman" w:hAnsi="Times New Roman"/>
          <w:sz w:val="24"/>
          <w:szCs w:val="24"/>
          <w:lang w:val="fi-FI"/>
        </w:rPr>
      </w:r>
    </w:p>
    <w:p>
      <w:pPr>
        <w:pStyle w:val="Normal1"/>
        <w:numPr>
          <w:ilvl w:val="0"/>
          <w:numId w:val="0"/>
        </w:numPr>
        <w:outlineLvl w:val="0"/>
        <w:rPr/>
      </w:pPr>
      <w:r>
        <w:rPr>
          <w:rFonts w:cs="Times New Roman" w:ascii="Times New Roman" w:hAnsi="Times New Roman"/>
          <w:b/>
          <w:sz w:val="24"/>
          <w:szCs w:val="24"/>
          <w:lang w:val="fi-FI"/>
        </w:rPr>
        <w:t>Avoi</w:t>
      </w:r>
      <w:del w:id="727" w:author="Unknown Author" w:date="2017-09-07T00:24:33Z">
        <w:r>
          <w:rPr>
            <w:rFonts w:cs="Times New Roman" w:ascii="Times New Roman" w:hAnsi="Times New Roman"/>
            <w:b/>
            <w:sz w:val="24"/>
            <w:szCs w:val="24"/>
            <w:lang w:val="fi-FI"/>
          </w:rPr>
          <w:delText>n</w:delText>
        </w:r>
      </w:del>
      <w:ins w:id="728" w:author="Unknown Author" w:date="2017-09-07T00:24:34Z">
        <w:r>
          <w:rPr>
            <w:rFonts w:cs="Times New Roman" w:ascii="Times New Roman" w:hAnsi="Times New Roman"/>
            <w:b/>
            <w:sz w:val="24"/>
            <w:szCs w:val="24"/>
            <w:lang w:val="fi-FI"/>
          </w:rPr>
          <w:t>men</w:t>
        </w:r>
      </w:ins>
      <w:r>
        <w:rPr>
          <w:rFonts w:cs="Times New Roman" w:ascii="Times New Roman" w:hAnsi="Times New Roman"/>
          <w:b/>
          <w:sz w:val="24"/>
          <w:szCs w:val="24"/>
          <w:lang w:val="fi-FI"/>
        </w:rPr>
        <w:t xml:space="preserve"> tie</w:t>
      </w:r>
      <w:del w:id="729" w:author="Unknown Author" w:date="2017-09-07T00:24:36Z">
        <w:r>
          <w:rPr>
            <w:rFonts w:cs="Times New Roman" w:ascii="Times New Roman" w:hAnsi="Times New Roman"/>
            <w:b/>
            <w:sz w:val="24"/>
            <w:szCs w:val="24"/>
            <w:lang w:val="fi-FI"/>
          </w:rPr>
          <w:delText>de</w:delText>
        </w:r>
      </w:del>
      <w:ins w:id="730" w:author="Unknown Author" w:date="2017-09-07T00:24:36Z">
        <w:r>
          <w:rPr>
            <w:rFonts w:cs="Times New Roman" w:ascii="Times New Roman" w:hAnsi="Times New Roman"/>
            <w:b/>
            <w:sz w:val="24"/>
            <w:szCs w:val="24"/>
            <w:lang w:val="fi-FI"/>
          </w:rPr>
          <w:t>teen merkitys</w:t>
        </w:r>
      </w:ins>
      <w:del w:id="731" w:author="Unknown Author" w:date="2017-09-07T00:24:59Z">
        <w:r>
          <w:rPr>
            <w:rFonts w:cs="Times New Roman" w:ascii="Times New Roman" w:hAnsi="Times New Roman"/>
            <w:b/>
            <w:sz w:val="24"/>
            <w:szCs w:val="24"/>
            <w:lang w:val="fi-FI"/>
          </w:rPr>
          <w:delText xml:space="preserve"> auttaa ratkaisemaan monia digitaalisen ihmistieteen haasteita</w:delText>
        </w:r>
      </w:del>
    </w:p>
    <w:p>
      <w:pPr>
        <w:pStyle w:val="Normal1"/>
        <w:rPr>
          <w:rFonts w:ascii="Times New Roman" w:hAnsi="Times New Roman" w:cs="Times New Roman"/>
          <w:sz w:val="24"/>
          <w:szCs w:val="24"/>
          <w:lang w:val="fi-FI"/>
        </w:rPr>
      </w:pPr>
      <w:r>
        <w:rPr>
          <w:rFonts w:cs="Times New Roman" w:ascii="Times New Roman" w:hAnsi="Times New Roman"/>
          <w:sz w:val="24"/>
          <w:szCs w:val="24"/>
          <w:lang w:val="fi-FI"/>
        </w:rPr>
      </w:r>
    </w:p>
    <w:p>
      <w:pPr>
        <w:pStyle w:val="Normal1"/>
        <w:rPr/>
      </w:pPr>
      <w:r>
        <w:rPr>
          <w:rFonts w:cs="Times New Roman" w:ascii="Times New Roman" w:hAnsi="Times New Roman"/>
          <w:sz w:val="24"/>
          <w:szCs w:val="24"/>
          <w:lang w:val="fi-FI"/>
        </w:rPr>
        <w:t>Digitaalisten aineistojen merkitys on nähty ensisijaisesti aineistojen parantuneen saatavuuden kautta. Silti aineistojen avoimuteen ja käsittelyyn liittyy merkittäviä periaatteellisiakin ongelmia. Viime aikoina avoimen tiedon (</w:t>
      </w:r>
      <w:r>
        <w:rPr>
          <w:rFonts w:cs="Times New Roman" w:ascii="Times New Roman" w:hAnsi="Times New Roman"/>
          <w:i/>
          <w:sz w:val="24"/>
          <w:szCs w:val="24"/>
          <w:lang w:val="fi-FI"/>
        </w:rPr>
        <w:t>open knowledge</w:t>
      </w:r>
      <w:r>
        <w:rPr>
          <w:rFonts w:cs="Times New Roman" w:ascii="Times New Roman" w:hAnsi="Times New Roman"/>
          <w:sz w:val="24"/>
          <w:szCs w:val="24"/>
          <w:lang w:val="fi-FI"/>
        </w:rPr>
        <w:t>)</w:t>
      </w:r>
      <w:ins w:id="732" w:author="Unknown Author" w:date="2017-09-06T17:33:13Z">
        <w:r>
          <w:rPr>
            <w:rFonts w:cs="Times New Roman" w:ascii="Times New Roman" w:hAnsi="Times New Roman"/>
            <w:sz w:val="24"/>
            <w:szCs w:val="24"/>
            <w:lang w:val="fi-FI"/>
          </w:rPr>
          <w:t xml:space="preserve"> </w:t>
        </w:r>
      </w:ins>
      <w:ins w:id="733" w:author="Unknown Author" w:date="2017-09-06T17:33:13Z">
        <w:r>
          <w:rPr>
            <w:rFonts w:cs="Times New Roman" w:ascii="Times New Roman" w:hAnsi="Times New Roman"/>
            <w:sz w:val="24"/>
            <w:szCs w:val="24"/>
            <w:lang w:val="fi-FI"/>
          </w:rPr>
          <w:t>tai avoimen tieteen (</w:t>
        </w:r>
      </w:ins>
      <w:ins w:id="734" w:author="Unknown Author" w:date="2017-09-06T17:33:13Z">
        <w:r>
          <w:rPr>
            <w:rFonts w:cs="Times New Roman" w:ascii="Times New Roman" w:hAnsi="Times New Roman"/>
            <w:i/>
            <w:iCs/>
            <w:sz w:val="24"/>
            <w:szCs w:val="24"/>
            <w:lang w:val="fi-FI"/>
          </w:rPr>
          <w:t>open science</w:t>
        </w:r>
      </w:ins>
      <w:ins w:id="735" w:author="Unknown Author" w:date="2017-09-06T17:33:13Z">
        <w:r>
          <w:rPr>
            <w:rFonts w:cs="Times New Roman" w:ascii="Times New Roman" w:hAnsi="Times New Roman"/>
            <w:sz w:val="24"/>
            <w:szCs w:val="24"/>
            <w:lang w:val="fi-FI"/>
          </w:rPr>
          <w:t>)</w:t>
        </w:r>
      </w:ins>
      <w:r>
        <w:rPr>
          <w:rFonts w:cs="Times New Roman" w:ascii="Times New Roman" w:hAnsi="Times New Roman"/>
          <w:sz w:val="24"/>
          <w:szCs w:val="24"/>
          <w:lang w:val="fi-FI"/>
        </w:rPr>
        <w:t xml:space="preserve"> periaat</w:t>
      </w:r>
      <w:del w:id="736" w:author="Unknown Author" w:date="2017-09-06T17:33:24Z">
        <w:r>
          <w:rPr>
            <w:rFonts w:cs="Times New Roman" w:ascii="Times New Roman" w:hAnsi="Times New Roman"/>
            <w:sz w:val="24"/>
            <w:szCs w:val="24"/>
            <w:lang w:val="fi-FI"/>
          </w:rPr>
          <w:delText>e</w:delText>
        </w:r>
      </w:del>
      <w:ins w:id="737" w:author="Unknown Author" w:date="2017-09-06T17:33:24Z">
        <w:r>
          <w:rPr>
            <w:rFonts w:cs="Times New Roman" w:ascii="Times New Roman" w:hAnsi="Times New Roman"/>
            <w:sz w:val="24"/>
            <w:szCs w:val="24"/>
            <w:lang w:val="fi-FI"/>
          </w:rPr>
          <w:t>teet</w:t>
        </w:r>
      </w:ins>
      <w:r>
        <w:rPr>
          <w:rFonts w:cs="Times New Roman" w:ascii="Times New Roman" w:hAnsi="Times New Roman"/>
          <w:sz w:val="24"/>
          <w:szCs w:val="24"/>
          <w:lang w:val="fi-FI"/>
        </w:rPr>
        <w:t xml:space="preserve"> on </w:t>
      </w:r>
      <w:del w:id="738" w:author="Unknown Author" w:date="2017-09-06T17:32:50Z">
        <w:r>
          <w:rPr>
            <w:rFonts w:cs="Times New Roman" w:ascii="Times New Roman" w:hAnsi="Times New Roman"/>
            <w:sz w:val="24"/>
            <w:szCs w:val="24"/>
            <w:lang w:val="fi-FI"/>
          </w:rPr>
          <w:delText xml:space="preserve">kuitenkin </w:delText>
        </w:r>
      </w:del>
      <w:r>
        <w:rPr>
          <w:rFonts w:cs="Times New Roman" w:ascii="Times New Roman" w:hAnsi="Times New Roman"/>
          <w:sz w:val="24"/>
          <w:szCs w:val="24"/>
          <w:lang w:val="fi-FI"/>
        </w:rPr>
        <w:t xml:space="preserve">alettu nähdä laajempana kokonaisuutena, joka tarjoaa runsaasti uusia välineitä, lähestymistapoja ja mahdollisuuksia historian tutkimukseen. </w:t>
      </w:r>
      <w:del w:id="739" w:author="Unknown Author" w:date="2017-09-06T17:33:11Z">
        <w:r>
          <w:rPr>
            <w:rFonts w:cs="Times New Roman" w:ascii="Times New Roman" w:hAnsi="Times New Roman"/>
            <w:sz w:val="24"/>
            <w:szCs w:val="24"/>
            <w:lang w:val="fi-FI"/>
          </w:rPr>
          <w:delText>Yksinkertaistaen voisi puhua vain avoimesta tieteestä (</w:delText>
        </w:r>
      </w:del>
      <w:del w:id="740" w:author="Unknown Author" w:date="2017-09-06T17:33:11Z">
        <w:r>
          <w:rPr>
            <w:rFonts w:cs="Times New Roman" w:ascii="Times New Roman" w:hAnsi="Times New Roman"/>
            <w:i/>
            <w:iCs/>
            <w:sz w:val="24"/>
            <w:szCs w:val="24"/>
            <w:lang w:val="fi-FI"/>
          </w:rPr>
          <w:delText>open science</w:delText>
        </w:r>
      </w:del>
      <w:del w:id="741" w:author="Unknown Author" w:date="2017-09-06T17:33:11Z">
        <w:r>
          <w:rPr>
            <w:rFonts w:cs="Times New Roman" w:ascii="Times New Roman" w:hAnsi="Times New Roman"/>
            <w:sz w:val="24"/>
            <w:szCs w:val="24"/>
            <w:lang w:val="fi-FI"/>
          </w:rPr>
          <w:delText>).</w:delText>
        </w:r>
      </w:del>
      <w:r>
        <w:rPr>
          <w:rFonts w:cs="Times New Roman" w:ascii="Times New Roman" w:hAnsi="Times New Roman"/>
          <w:sz w:val="24"/>
          <w:szCs w:val="24"/>
          <w:lang w:val="fi-FI"/>
        </w:rPr>
        <w:t xml:space="preserve"> </w:t>
      </w:r>
    </w:p>
    <w:p>
      <w:pPr>
        <w:pStyle w:val="Normal1"/>
        <w:rPr>
          <w:rFonts w:ascii="Times New Roman" w:hAnsi="Times New Roman" w:cs="Times New Roman"/>
          <w:sz w:val="24"/>
          <w:szCs w:val="24"/>
          <w:lang w:val="fi-FI"/>
        </w:rPr>
      </w:pPr>
      <w:r>
        <w:rPr>
          <w:rFonts w:cs="Times New Roman" w:ascii="Times New Roman" w:hAnsi="Times New Roman"/>
          <w:sz w:val="24"/>
          <w:szCs w:val="24"/>
          <w:lang w:val="fi-FI"/>
        </w:rPr>
      </w:r>
    </w:p>
    <w:p>
      <w:pPr>
        <w:pStyle w:val="Normal1"/>
        <w:spacing w:before="0" w:after="80"/>
        <w:rPr>
          <w:rFonts w:ascii="Times New Roman" w:hAnsi="Times New Roman" w:cs="Times New Roman"/>
          <w:sz w:val="24"/>
          <w:szCs w:val="24"/>
          <w:lang w:val="fi-FI"/>
          <w:del w:id="773" w:author="Unknown Author" w:date="2017-09-07T12:07:53Z"/>
        </w:rPr>
      </w:pPr>
      <w:r>
        <w:rPr>
          <w:rFonts w:cs="Times New Roman" w:ascii="Times New Roman" w:hAnsi="Times New Roman"/>
          <w:sz w:val="24"/>
          <w:szCs w:val="24"/>
          <w:lang w:val="fi-FI"/>
        </w:rPr>
        <w:t xml:space="preserve">Avoin tiede korostaa läpinäkyvien ja yhteisöllisten toimintamallien merkitystä. </w:t>
      </w:r>
      <w:del w:id="742" w:author="Unknown Author" w:date="2017-09-06T17:33:41Z">
        <w:r>
          <w:rPr>
            <w:rFonts w:cs="Times New Roman" w:ascii="Times New Roman" w:hAnsi="Times New Roman"/>
            <w:sz w:val="24"/>
            <w:szCs w:val="24"/>
            <w:lang w:val="fi-FI"/>
          </w:rPr>
          <w:delText>Perinteisesti k</w:delText>
        </w:r>
      </w:del>
      <w:ins w:id="743" w:author="Unknown Author" w:date="2017-09-06T17:33:41Z">
        <w:r>
          <w:rPr>
            <w:rFonts w:cs="Times New Roman" w:ascii="Times New Roman" w:hAnsi="Times New Roman"/>
            <w:sz w:val="24"/>
            <w:szCs w:val="24"/>
            <w:lang w:val="fi-FI"/>
          </w:rPr>
          <w:t>K</w:t>
        </w:r>
      </w:ins>
      <w:r>
        <w:rPr>
          <w:rFonts w:cs="Times New Roman" w:ascii="Times New Roman" w:hAnsi="Times New Roman"/>
          <w:sz w:val="24"/>
          <w:szCs w:val="24"/>
          <w:lang w:val="fi-FI"/>
        </w:rPr>
        <w:t>äsitteen katsotaan viittaavaan esimerkiksi lähdeaineistojen, tutkimusmenetelmien ja julkaisemisen avoimuuteen. Avoimuus sisältää vapauden tallentaa, muokata ja jakaa edelleen tutkimusmateriaalia tavanomaisten tieteellisten viittauskäytäntöjen mukaisesti muitta rajoituksitta. Tutkimusaineistojen koon kasvaessa ja niiden käsittelyyn tarvittavien informaatiotekniikan menetelmien monimutkaistuessa tutkimukse</w:t>
      </w:r>
      <w:del w:id="744" w:author="Unknown Author" w:date="2017-09-06T17:34:04Z">
        <w:r>
          <w:rPr>
            <w:rFonts w:cs="Times New Roman" w:ascii="Times New Roman" w:hAnsi="Times New Roman"/>
            <w:sz w:val="24"/>
            <w:szCs w:val="24"/>
            <w:lang w:val="fi-FI"/>
          </w:rPr>
          <w:delText>t</w:delText>
        </w:r>
      </w:del>
      <w:ins w:id="745" w:author="Unknown Author" w:date="2017-09-06T17:34:05Z">
        <w:r>
          <w:rPr>
            <w:rFonts w:cs="Times New Roman" w:ascii="Times New Roman" w:hAnsi="Times New Roman"/>
            <w:sz w:val="24"/>
            <w:szCs w:val="24"/>
            <w:lang w:val="fi-FI"/>
          </w:rPr>
          <w:t>n</w:t>
        </w:r>
      </w:ins>
      <w:r>
        <w:rPr>
          <w:rFonts w:cs="Times New Roman" w:ascii="Times New Roman" w:hAnsi="Times New Roman"/>
          <w:sz w:val="24"/>
          <w:szCs w:val="24"/>
          <w:lang w:val="fi-FI"/>
        </w:rPr>
        <w:t xml:space="preserve"> avoimuus on kohdannut uudenlaisia haasteita. Pelkkä tutkimusprosessin </w:t>
      </w:r>
      <w:ins w:id="746" w:author="Unknown Author" w:date="2017-09-06T17:34:29Z">
        <w:r>
          <w:rPr>
            <w:rFonts w:cs="Times New Roman" w:ascii="Times New Roman" w:hAnsi="Times New Roman"/>
            <w:sz w:val="24"/>
            <w:szCs w:val="24"/>
            <w:lang w:val="fi-FI"/>
          </w:rPr>
          <w:t xml:space="preserve">yleinen </w:t>
        </w:r>
      </w:ins>
      <w:r>
        <w:rPr>
          <w:rFonts w:cs="Times New Roman" w:ascii="Times New Roman" w:hAnsi="Times New Roman"/>
          <w:sz w:val="24"/>
          <w:szCs w:val="24"/>
          <w:lang w:val="fi-FI"/>
        </w:rPr>
        <w:t xml:space="preserve">kuvaus ei </w:t>
      </w:r>
      <w:del w:id="747" w:author="Unknown Author" w:date="2017-09-06T17:34:17Z">
        <w:r>
          <w:rPr>
            <w:rFonts w:cs="Times New Roman" w:ascii="Times New Roman" w:hAnsi="Times New Roman"/>
            <w:sz w:val="24"/>
            <w:szCs w:val="24"/>
            <w:lang w:val="fi-FI"/>
          </w:rPr>
          <w:delText xml:space="preserve">välttämättä enää </w:delText>
        </w:r>
      </w:del>
      <w:ins w:id="748" w:author="Unknown Author" w:date="2017-09-06T17:34:17Z">
        <w:r>
          <w:rPr>
            <w:rFonts w:cs="Times New Roman" w:ascii="Times New Roman" w:hAnsi="Times New Roman"/>
            <w:sz w:val="24"/>
            <w:szCs w:val="24"/>
            <w:lang w:val="fi-FI"/>
          </w:rPr>
          <w:t xml:space="preserve">vielä </w:t>
        </w:r>
      </w:ins>
      <w:r>
        <w:rPr>
          <w:rFonts w:cs="Times New Roman" w:ascii="Times New Roman" w:hAnsi="Times New Roman"/>
          <w:sz w:val="24"/>
          <w:szCs w:val="24"/>
          <w:lang w:val="fi-FI"/>
        </w:rPr>
        <w:t xml:space="preserve">takaa, että tutkimus on </w:t>
      </w:r>
      <w:del w:id="749" w:author="Unknown Author" w:date="2017-09-06T17:34:34Z">
        <w:r>
          <w:rPr>
            <w:rFonts w:cs="Times New Roman" w:ascii="Times New Roman" w:hAnsi="Times New Roman"/>
            <w:sz w:val="24"/>
            <w:szCs w:val="24"/>
            <w:lang w:val="fi-FI"/>
          </w:rPr>
          <w:delText xml:space="preserve">läpinäkyvää tai </w:delText>
        </w:r>
      </w:del>
      <w:r>
        <w:rPr>
          <w:rFonts w:cs="Times New Roman" w:ascii="Times New Roman" w:hAnsi="Times New Roman"/>
          <w:sz w:val="24"/>
          <w:szCs w:val="24"/>
          <w:lang w:val="fi-FI"/>
        </w:rPr>
        <w:t>toistettavaa, tai että muu tutkimusyhteisö pystyisi rakentamaan sen varaan tehokkaasti uutta tutkimusta. Verrattu</w:t>
      </w:r>
      <w:del w:id="750" w:author="Unknown Author" w:date="2017-09-06T17:34:50Z">
        <w:r>
          <w:rPr>
            <w:rFonts w:cs="Times New Roman" w:ascii="Times New Roman" w:hAnsi="Times New Roman"/>
            <w:sz w:val="24"/>
            <w:szCs w:val="24"/>
            <w:lang w:val="fi-FI"/>
          </w:rPr>
          <w:delText>i</w:delText>
        </w:r>
      </w:del>
      <w:r>
        <w:rPr>
          <w:rFonts w:cs="Times New Roman" w:ascii="Times New Roman" w:hAnsi="Times New Roman"/>
          <w:sz w:val="24"/>
          <w:szCs w:val="24"/>
          <w:lang w:val="fi-FI"/>
        </w:rPr>
        <w:t xml:space="preserve">na luonnontieteisiin kuten </w:t>
      </w:r>
      <w:del w:id="751" w:author="Unknown Author" w:date="2017-09-07T11:48:50Z">
        <w:r>
          <w:rPr>
            <w:rFonts w:cs="Times New Roman" w:ascii="Times New Roman" w:hAnsi="Times New Roman"/>
            <w:sz w:val="24"/>
            <w:szCs w:val="24"/>
            <w:lang w:val="fi-FI"/>
          </w:rPr>
          <w:delText>hiukkas</w:delText>
        </w:r>
      </w:del>
      <w:r>
        <w:rPr>
          <w:rFonts w:cs="Times New Roman" w:ascii="Times New Roman" w:hAnsi="Times New Roman"/>
          <w:sz w:val="24"/>
          <w:szCs w:val="24"/>
          <w:lang w:val="fi-FI"/>
        </w:rPr>
        <w:t>fysiikkaan</w:t>
      </w:r>
      <w:del w:id="752" w:author="Unknown Author" w:date="2017-09-07T11:48:54Z">
        <w:r>
          <w:rPr>
            <w:rFonts w:cs="Times New Roman" w:ascii="Times New Roman" w:hAnsi="Times New Roman"/>
            <w:sz w:val="24"/>
            <w:szCs w:val="24"/>
            <w:lang w:val="fi-FI"/>
          </w:rPr>
          <w:delText xml:space="preserve">, tähtitieteeseen </w:delText>
        </w:r>
      </w:del>
      <w:ins w:id="753" w:author="Unknown Author" w:date="2017-09-07T11:48:54Z">
        <w:r>
          <w:rPr>
            <w:rFonts w:cs="Times New Roman" w:ascii="Times New Roman" w:hAnsi="Times New Roman"/>
            <w:sz w:val="24"/>
            <w:szCs w:val="24"/>
            <w:lang w:val="fi-FI"/>
          </w:rPr>
          <w:t xml:space="preserve"> </w:t>
        </w:r>
      </w:ins>
      <w:r>
        <w:rPr>
          <w:rFonts w:cs="Times New Roman" w:ascii="Times New Roman" w:hAnsi="Times New Roman"/>
          <w:sz w:val="24"/>
          <w:szCs w:val="24"/>
          <w:lang w:val="fi-FI"/>
        </w:rPr>
        <w:t xml:space="preserve">tai </w:t>
      </w:r>
      <w:del w:id="754" w:author="Unknown Author" w:date="2017-09-07T11:48:57Z">
        <w:r>
          <w:rPr>
            <w:rFonts w:cs="Times New Roman" w:ascii="Times New Roman" w:hAnsi="Times New Roman"/>
            <w:sz w:val="24"/>
            <w:szCs w:val="24"/>
            <w:lang w:val="fi-FI"/>
          </w:rPr>
          <w:delText>molekyyli</w:delText>
        </w:r>
      </w:del>
      <w:r>
        <w:rPr>
          <w:rFonts w:cs="Times New Roman" w:ascii="Times New Roman" w:hAnsi="Times New Roman"/>
          <w:sz w:val="24"/>
          <w:szCs w:val="24"/>
          <w:lang w:val="fi-FI"/>
        </w:rPr>
        <w:t>biol</w:t>
      </w:r>
      <w:del w:id="755" w:author="Unknown Author" w:date="2017-09-07T11:49:01Z">
        <w:r>
          <w:rPr>
            <w:rFonts w:cs="Times New Roman" w:ascii="Times New Roman" w:hAnsi="Times New Roman"/>
            <w:sz w:val="24"/>
            <w:szCs w:val="24"/>
            <w:lang w:val="fi-FI"/>
          </w:rPr>
          <w:delText>og</w:delText>
        </w:r>
      </w:del>
      <w:del w:id="756" w:author="Unknown Author" w:date="2017-09-07T11:48:59Z">
        <w:r>
          <w:rPr>
            <w:rFonts w:cs="Times New Roman" w:ascii="Times New Roman" w:hAnsi="Times New Roman"/>
            <w:sz w:val="24"/>
            <w:szCs w:val="24"/>
            <w:lang w:val="fi-FI"/>
          </w:rPr>
          <w:delText>iaan</w:delText>
        </w:r>
      </w:del>
      <w:ins w:id="757" w:author="Unknown Author" w:date="2017-09-07T11:49:01Z">
        <w:r>
          <w:rPr>
            <w:rFonts w:cs="Times New Roman" w:ascii="Times New Roman" w:hAnsi="Times New Roman"/>
            <w:sz w:val="24"/>
            <w:szCs w:val="24"/>
            <w:lang w:val="fi-FI"/>
          </w:rPr>
          <w:t>ääketieteeseen</w:t>
        </w:r>
      </w:ins>
      <w:r>
        <w:rPr>
          <w:rFonts w:cs="Times New Roman" w:ascii="Times New Roman" w:hAnsi="Times New Roman"/>
          <w:sz w:val="24"/>
          <w:szCs w:val="24"/>
          <w:lang w:val="fi-FI"/>
        </w:rPr>
        <w:t xml:space="preserve">, joissa avoimuuden puutteeseen liittyvät ongelmat ovat tulleet esiin, kvantitatiivisen tutkimuksen </w:t>
      </w:r>
      <w:del w:id="758" w:author="Unknown Author" w:date="2017-09-06T17:34:55Z">
        <w:r>
          <w:rPr>
            <w:rFonts w:cs="Times New Roman" w:ascii="Times New Roman" w:hAnsi="Times New Roman"/>
            <w:sz w:val="24"/>
            <w:szCs w:val="24"/>
            <w:lang w:val="fi-FI"/>
          </w:rPr>
          <w:delText xml:space="preserve">uusiin </w:delText>
        </w:r>
      </w:del>
      <w:r>
        <w:rPr>
          <w:rFonts w:cs="Times New Roman" w:ascii="Times New Roman" w:hAnsi="Times New Roman"/>
          <w:sz w:val="24"/>
          <w:szCs w:val="24"/>
          <w:lang w:val="fi-FI"/>
        </w:rPr>
        <w:t xml:space="preserve">haasteisiin ei ole </w:t>
      </w:r>
      <w:del w:id="759" w:author="Unknown Author" w:date="2017-09-06T17:35:05Z">
        <w:r>
          <w:rPr>
            <w:rFonts w:cs="Times New Roman" w:ascii="Times New Roman" w:hAnsi="Times New Roman"/>
            <w:sz w:val="24"/>
            <w:szCs w:val="24"/>
            <w:lang w:val="fi-FI"/>
          </w:rPr>
          <w:delText xml:space="preserve">kuitenkaan samalla tavalla </w:delText>
        </w:r>
      </w:del>
      <w:r>
        <w:rPr>
          <w:rFonts w:cs="Times New Roman" w:ascii="Times New Roman" w:hAnsi="Times New Roman"/>
          <w:sz w:val="24"/>
          <w:szCs w:val="24"/>
          <w:lang w:val="fi-FI"/>
        </w:rPr>
        <w:t xml:space="preserve">vielä kiinnitetty </w:t>
      </w:r>
      <w:ins w:id="760" w:author="Unknown Author" w:date="2017-09-06T17:35:10Z">
        <w:r>
          <w:rPr>
            <w:rFonts w:cs="Times New Roman" w:ascii="Times New Roman" w:hAnsi="Times New Roman"/>
            <w:sz w:val="24"/>
            <w:szCs w:val="24"/>
            <w:lang w:val="fi-FI"/>
          </w:rPr>
          <w:t xml:space="preserve">samanlaista </w:t>
        </w:r>
      </w:ins>
      <w:r>
        <w:rPr>
          <w:rFonts w:cs="Times New Roman" w:ascii="Times New Roman" w:hAnsi="Times New Roman"/>
          <w:sz w:val="24"/>
          <w:szCs w:val="24"/>
          <w:lang w:val="fi-FI"/>
        </w:rPr>
        <w:t>huomiota ihmistieteissä.</w:t>
      </w:r>
      <w:r>
        <w:rPr>
          <w:rStyle w:val="FootnoteAnchor"/>
          <w:rFonts w:cs="Times New Roman" w:ascii="Times New Roman" w:hAnsi="Times New Roman"/>
          <w:sz w:val="24"/>
          <w:szCs w:val="24"/>
          <w:lang w:val="fi-FI"/>
        </w:rPr>
        <w:footnoteReference w:id="40"/>
      </w:r>
      <w:r>
        <w:rPr>
          <w:rFonts w:cs="Times New Roman" w:ascii="Times New Roman" w:hAnsi="Times New Roman"/>
          <w:sz w:val="24"/>
          <w:szCs w:val="24"/>
          <w:lang w:val="fi-FI"/>
        </w:rPr>
        <w:t xml:space="preserve"> Kun luonnontiete</w:t>
      </w:r>
      <w:del w:id="761" w:author="Unknown Author" w:date="2017-09-07T11:49:19Z">
        <w:r>
          <w:rPr>
            <w:rFonts w:cs="Times New Roman" w:ascii="Times New Roman" w:hAnsi="Times New Roman"/>
            <w:sz w:val="24"/>
            <w:szCs w:val="24"/>
            <w:lang w:val="fi-FI"/>
          </w:rPr>
          <w:delText xml:space="preserve">en alalla </w:delText>
        </w:r>
      </w:del>
      <w:ins w:id="762" w:author="Unknown Author" w:date="2017-09-07T11:49:19Z">
        <w:r>
          <w:rPr>
            <w:rFonts w:cs="Times New Roman" w:ascii="Times New Roman" w:hAnsi="Times New Roman"/>
            <w:sz w:val="24"/>
            <w:szCs w:val="24"/>
            <w:lang w:val="fi-FI"/>
          </w:rPr>
          <w:t xml:space="preserve">issä </w:t>
        </w:r>
      </w:ins>
      <w:r>
        <w:rPr>
          <w:rFonts w:cs="Times New Roman" w:ascii="Times New Roman" w:hAnsi="Times New Roman"/>
          <w:sz w:val="24"/>
          <w:szCs w:val="24"/>
          <w:lang w:val="fi-FI"/>
        </w:rPr>
        <w:t>tutkimuslaitokset jopa kilpailevat avointen tietokantojen laadulla</w:t>
      </w:r>
      <w:r>
        <w:rPr>
          <w:rStyle w:val="FootnoteAnchor"/>
          <w:rFonts w:cs="Times New Roman" w:ascii="Times New Roman" w:hAnsi="Times New Roman"/>
          <w:sz w:val="24"/>
          <w:szCs w:val="24"/>
          <w:lang w:val="fi-FI"/>
        </w:rPr>
        <w:footnoteReference w:id="41"/>
      </w:r>
      <w:r>
        <w:rPr>
          <w:rFonts w:cs="Times New Roman" w:ascii="Times New Roman" w:hAnsi="Times New Roman"/>
          <w:sz w:val="24"/>
          <w:szCs w:val="24"/>
          <w:lang w:val="fi-FI"/>
        </w:rPr>
        <w:t xml:space="preserve">, humanistis-yhteiskuntatieteellisen tutkimuksen kannalta merkittäviä aineistoja ylläpitävät laitokset vaikuttavat </w:t>
      </w:r>
      <w:del w:id="763" w:author="Unknown Author" w:date="2017-09-07T11:49:27Z">
        <w:r>
          <w:rPr>
            <w:rFonts w:cs="Times New Roman" w:ascii="Times New Roman" w:hAnsi="Times New Roman"/>
            <w:sz w:val="24"/>
            <w:szCs w:val="24"/>
            <w:lang w:val="fi-FI"/>
          </w:rPr>
          <w:delText xml:space="preserve">toisinaan </w:delText>
        </w:r>
      </w:del>
      <w:ins w:id="764" w:author="Unknown Author" w:date="2017-09-07T11:49:28Z">
        <w:r>
          <w:rPr>
            <w:rFonts w:cs="Times New Roman" w:ascii="Times New Roman" w:hAnsi="Times New Roman"/>
            <w:sz w:val="24"/>
            <w:szCs w:val="24"/>
            <w:lang w:val="fi-FI"/>
          </w:rPr>
          <w:t xml:space="preserve">jopa </w:t>
        </w:r>
      </w:ins>
      <w:r>
        <w:rPr>
          <w:rFonts w:cs="Times New Roman" w:ascii="Times New Roman" w:hAnsi="Times New Roman"/>
          <w:sz w:val="24"/>
          <w:szCs w:val="24"/>
          <w:lang w:val="fi-FI"/>
        </w:rPr>
        <w:t xml:space="preserve">välinpitämättömiltä aineistojen avoimen </w:t>
      </w:r>
      <w:del w:id="765" w:author="Unknown Author" w:date="2017-09-06T17:35:27Z">
        <w:r>
          <w:rPr>
            <w:rFonts w:cs="Times New Roman" w:ascii="Times New Roman" w:hAnsi="Times New Roman"/>
            <w:sz w:val="24"/>
            <w:szCs w:val="24"/>
            <w:lang w:val="fi-FI"/>
          </w:rPr>
          <w:delText>tutkimus</w:delText>
        </w:r>
      </w:del>
      <w:r>
        <w:rPr>
          <w:rFonts w:cs="Times New Roman" w:ascii="Times New Roman" w:hAnsi="Times New Roman"/>
          <w:sz w:val="24"/>
          <w:szCs w:val="24"/>
          <w:lang w:val="fi-FI"/>
        </w:rPr>
        <w:t>käytön edistämisen suhteen. Tieteenala on avointen käytäntöjen osalta jäänyt</w:t>
      </w:r>
      <w:ins w:id="766" w:author="Unknown Author" w:date="2017-09-07T11:49:36Z">
        <w:r>
          <w:rPr>
            <w:rFonts w:cs="Times New Roman" w:ascii="Times New Roman" w:hAnsi="Times New Roman"/>
            <w:sz w:val="24"/>
            <w:szCs w:val="24"/>
            <w:lang w:val="fi-FI"/>
          </w:rPr>
          <w:t>kin</w:t>
        </w:r>
      </w:ins>
      <w:r>
        <w:rPr>
          <w:rFonts w:cs="Times New Roman" w:ascii="Times New Roman" w:hAnsi="Times New Roman"/>
          <w:sz w:val="24"/>
          <w:szCs w:val="24"/>
          <w:lang w:val="fi-FI"/>
        </w:rPr>
        <w:t xml:space="preserve"> kansainvälisesti jälkeen luonnontieteistä. Muiden muassa historiassa voi</w:t>
      </w:r>
      <w:del w:id="767" w:author="Unknown Author" w:date="2017-09-07T11:49:43Z">
        <w:r>
          <w:rPr>
            <w:rFonts w:cs="Times New Roman" w:ascii="Times New Roman" w:hAnsi="Times New Roman"/>
            <w:sz w:val="24"/>
            <w:szCs w:val="24"/>
            <w:lang w:val="fi-FI"/>
          </w:rPr>
          <w:delText>kin</w:delText>
        </w:r>
      </w:del>
      <w:r>
        <w:rPr>
          <w:rFonts w:cs="Times New Roman" w:ascii="Times New Roman" w:hAnsi="Times New Roman"/>
          <w:sz w:val="24"/>
          <w:szCs w:val="24"/>
          <w:lang w:val="fi-FI"/>
        </w:rPr>
        <w:t xml:space="preserve"> törmätä kirjaviin </w:t>
      </w:r>
      <w:del w:id="768" w:author="Unknown Author" w:date="2017-09-07T11:49:47Z">
        <w:r>
          <w:rPr>
            <w:rFonts w:cs="Times New Roman" w:ascii="Times New Roman" w:hAnsi="Times New Roman"/>
            <w:sz w:val="24"/>
            <w:szCs w:val="24"/>
            <w:lang w:val="fi-FI"/>
          </w:rPr>
          <w:delText xml:space="preserve">näkemyksiin </w:delText>
        </w:r>
      </w:del>
      <w:r>
        <w:rPr>
          <w:rFonts w:cs="Times New Roman" w:ascii="Times New Roman" w:hAnsi="Times New Roman"/>
          <w:sz w:val="24"/>
          <w:szCs w:val="24"/>
          <w:lang w:val="fi-FI"/>
        </w:rPr>
        <w:t xml:space="preserve">ja jopa virheellisiin käsityksiin tutkimusaineistojen ja julkaisemisen avoimuudesta. Tärkeä muutos tähän on </w:t>
      </w:r>
      <w:del w:id="769" w:author="Unknown Author" w:date="2017-09-06T17:37:28Z">
        <w:r>
          <w:rPr>
            <w:rFonts w:cs="Times New Roman" w:ascii="Times New Roman" w:hAnsi="Times New Roman"/>
            <w:sz w:val="24"/>
            <w:szCs w:val="24"/>
            <w:lang w:val="fi-FI"/>
          </w:rPr>
          <w:delText xml:space="preserve">kuitenkin </w:delText>
        </w:r>
      </w:del>
      <w:r>
        <w:rPr>
          <w:rFonts w:cs="Times New Roman" w:ascii="Times New Roman" w:hAnsi="Times New Roman"/>
          <w:sz w:val="24"/>
          <w:szCs w:val="24"/>
          <w:lang w:val="fi-FI"/>
        </w:rPr>
        <w:t xml:space="preserve">mahdollisesti tulossa Opetus- ja kulttuuriministeriön Avoin Tiede ja Tutkimus (ATT)–hankkeen </w:t>
      </w:r>
      <w:del w:id="770" w:author="Unknown Author" w:date="2017-09-06T17:37:32Z">
        <w:r>
          <w:rPr>
            <w:rFonts w:cs="Times New Roman" w:ascii="Times New Roman" w:hAnsi="Times New Roman"/>
            <w:sz w:val="24"/>
            <w:szCs w:val="24"/>
            <w:lang w:val="fi-FI"/>
          </w:rPr>
          <w:delText xml:space="preserve">jälkivaikutuksen </w:delText>
        </w:r>
      </w:del>
      <w:r>
        <w:rPr>
          <w:rFonts w:cs="Times New Roman" w:ascii="Times New Roman" w:hAnsi="Times New Roman"/>
          <w:sz w:val="24"/>
          <w:szCs w:val="24"/>
          <w:lang w:val="fi-FI"/>
        </w:rPr>
        <w:t>myötä.</w:t>
      </w:r>
      <w:r>
        <w:rPr>
          <w:rStyle w:val="FootnoteAnchor"/>
          <w:rFonts w:cs="Times New Roman" w:ascii="Times New Roman" w:hAnsi="Times New Roman"/>
          <w:sz w:val="24"/>
          <w:szCs w:val="24"/>
          <w:lang w:val="fi-FI"/>
        </w:rPr>
        <w:footnoteReference w:id="42"/>
      </w:r>
      <w:r>
        <w:rPr>
          <w:rFonts w:cs="Times New Roman" w:ascii="Times New Roman" w:hAnsi="Times New Roman"/>
          <w:sz w:val="24"/>
          <w:szCs w:val="24"/>
          <w:lang w:val="fi-FI"/>
        </w:rPr>
        <w:t xml:space="preserve"> Yksi keskeinen hankkeen aikaansaannos on huomion kiinnittäminen tekijänoikeuksien ja yksilösuojan merkitykseen ja haasteisiin tiedonlouhinnan osalta.</w:t>
      </w:r>
      <w:r>
        <w:rPr>
          <w:rStyle w:val="FootnoteAnchor"/>
          <w:rFonts w:cs="Times New Roman" w:ascii="Times New Roman" w:hAnsi="Times New Roman"/>
          <w:sz w:val="24"/>
          <w:szCs w:val="24"/>
          <w:lang w:val="fi-FI"/>
        </w:rPr>
        <w:footnoteReference w:id="43"/>
      </w:r>
      <w:r>
        <w:rPr>
          <w:rFonts w:cs="Times New Roman" w:ascii="Times New Roman" w:hAnsi="Times New Roman"/>
          <w:sz w:val="24"/>
          <w:szCs w:val="24"/>
          <w:lang w:val="fi-FI"/>
        </w:rPr>
        <w:t xml:space="preserve"> Eurooppalainen lainsäädäntö muuttuu tiedonlouhinnan osalta vuoteen 2018 mennessä.</w:t>
      </w:r>
      <w:r>
        <w:rPr>
          <w:rStyle w:val="FootnoteAnchor"/>
          <w:rFonts w:cs="Times New Roman" w:ascii="Times New Roman" w:hAnsi="Times New Roman"/>
          <w:sz w:val="24"/>
          <w:szCs w:val="24"/>
          <w:lang w:val="fi-FI"/>
        </w:rPr>
        <w:footnoteReference w:id="44"/>
      </w:r>
      <w:del w:id="771" w:author="Unknown Author" w:date="2017-09-07T12:07:53Z">
        <w:r>
          <w:rPr>
            <w:rFonts w:cs="Times New Roman" w:ascii="Times New Roman" w:hAnsi="Times New Roman"/>
            <w:sz w:val="24"/>
            <w:szCs w:val="24"/>
            <w:lang w:val="fi-FI"/>
          </w:rPr>
          <w:delText xml:space="preserve"> </w:delText>
        </w:r>
      </w:del>
      <w:del w:id="772" w:author="Unknown Author" w:date="2017-09-07T11:50:22Z">
        <w:r>
          <w:rPr>
            <w:rFonts w:cs="Times New Roman" w:ascii="Times New Roman" w:hAnsi="Times New Roman"/>
            <w:sz w:val="24"/>
            <w:szCs w:val="24"/>
            <w:lang w:val="fi-FI"/>
          </w:rPr>
          <w:delText>On tärkeää, että tutkimuksen mahdollistaminen etenee myös Suomessa mahdollisimman suoraviivaisesti.</w:delText>
        </w:r>
      </w:del>
    </w:p>
    <w:p>
      <w:pPr>
        <w:pStyle w:val="Normal1"/>
        <w:spacing w:before="0" w:after="80"/>
        <w:rPr/>
      </w:pPr>
      <w:ins w:id="774" w:author="Unknown Author" w:date="2017-09-07T12:07:54Z">
        <w:r>
          <w:rPr>
            <w:rFonts w:cs="Times New Roman" w:ascii="Times New Roman" w:hAnsi="Times New Roman"/>
            <w:sz w:val="24"/>
            <w:szCs w:val="24"/>
            <w:lang w:val="fi-FI"/>
          </w:rPr>
          <w:t xml:space="preserve"> </w:t>
        </w:r>
      </w:ins>
    </w:p>
    <w:p>
      <w:pPr>
        <w:pStyle w:val="Normal1"/>
        <w:spacing w:before="0" w:after="80"/>
        <w:rPr>
          <w:rFonts w:ascii="Times New Roman" w:hAnsi="Times New Roman" w:cs="Times New Roman"/>
          <w:sz w:val="24"/>
          <w:szCs w:val="24"/>
          <w:lang w:val="fi-FI"/>
        </w:rPr>
      </w:pPr>
      <w:ins w:id="775" w:author="Unknown Author" w:date="2017-09-07T12:07:54Z">
        <w:r>
          <w:rPr/>
        </w:r>
      </w:ins>
    </w:p>
    <w:p>
      <w:pPr>
        <w:pStyle w:val="Normal1"/>
        <w:spacing w:before="0" w:after="80"/>
        <w:rPr/>
      </w:pPr>
      <w:ins w:id="776" w:author="Unknown Author" w:date="2017-09-07T12:00:17Z">
        <w:r>
          <w:rPr>
            <w:rFonts w:cs="Times New Roman" w:ascii="Times New Roman" w:hAnsi="Times New Roman"/>
            <w:sz w:val="24"/>
            <w:szCs w:val="24"/>
            <w:lang w:val="fi-FI"/>
          </w:rPr>
          <w:t>Avoin data</w:t>
        </w:r>
      </w:ins>
      <w:ins w:id="777" w:author="Unknown Author" w:date="2017-09-07T12:00:17Z">
        <w:r>
          <w:rPr>
            <w:rStyle w:val="FootnoteAnchor"/>
            <w:rFonts w:cs="Times New Roman" w:ascii="Times New Roman" w:hAnsi="Times New Roman"/>
            <w:sz w:val="24"/>
            <w:szCs w:val="24"/>
            <w:lang w:val="fi-FI"/>
          </w:rPr>
          <w:footnoteReference w:id="45"/>
        </w:r>
      </w:ins>
      <w:ins w:id="778" w:author="Unknown Author" w:date="2017-09-07T12:00:17Z">
        <w:r>
          <w:rPr>
            <w:rFonts w:cs="Times New Roman" w:ascii="Times New Roman" w:hAnsi="Times New Roman"/>
            <w:sz w:val="24"/>
            <w:szCs w:val="24"/>
            <w:lang w:val="fi-FI"/>
          </w:rPr>
          <w:t xml:space="preserve"> </w:t>
        </w:r>
      </w:ins>
      <w:ins w:id="779" w:author="Unknown Author" w:date="2017-09-07T12:00:17Z">
        <w:r>
          <w:rPr>
            <w:rFonts w:cs="Times New Roman" w:ascii="Times New Roman" w:hAnsi="Times New Roman"/>
            <w:sz w:val="24"/>
            <w:szCs w:val="24"/>
            <w:lang w:val="fi-FI"/>
          </w:rPr>
          <w:t xml:space="preserve">viittaa </w:t>
        </w:r>
      </w:ins>
      <w:ins w:id="780" w:author="Unknown Author" w:date="2017-09-07T12:00:17Z">
        <w:r>
          <w:rPr>
            <w:rFonts w:cs="Times New Roman" w:ascii="Times New Roman" w:hAnsi="Times New Roman"/>
            <w:sz w:val="24"/>
            <w:szCs w:val="24"/>
            <w:lang w:val="fi-FI"/>
          </w:rPr>
          <w:t xml:space="preserve">siihen, että </w:t>
        </w:r>
      </w:ins>
      <w:ins w:id="781" w:author="Unknown Author" w:date="2017-09-07T12:00:17Z">
        <w:r>
          <w:rPr>
            <w:rFonts w:cs="Times New Roman" w:ascii="Times New Roman" w:hAnsi="Times New Roman"/>
            <w:sz w:val="24"/>
            <w:szCs w:val="24"/>
            <w:lang w:val="fi-FI"/>
          </w:rPr>
          <w:t>tutkimuksen alkuperäiset tieto</w:t>
        </w:r>
      </w:ins>
      <w:ins w:id="782" w:author="Unknown Author" w:date="2017-09-07T12:00:17Z">
        <w:r>
          <w:rPr>
            <w:rFonts w:cs="Times New Roman" w:ascii="Times New Roman" w:hAnsi="Times New Roman"/>
            <w:sz w:val="24"/>
            <w:szCs w:val="24"/>
            <w:lang w:val="fi-FI"/>
          </w:rPr>
          <w:t>aineisto</w:t>
        </w:r>
      </w:ins>
      <w:ins w:id="783" w:author="Unknown Author" w:date="2017-09-07T12:00:17Z">
        <w:r>
          <w:rPr>
            <w:rFonts w:cs="Times New Roman" w:ascii="Times New Roman" w:hAnsi="Times New Roman"/>
            <w:sz w:val="24"/>
            <w:szCs w:val="24"/>
            <w:lang w:val="fi-FI"/>
          </w:rPr>
          <w:t>t</w:t>
        </w:r>
      </w:ins>
      <w:ins w:id="784" w:author="Unknown Author" w:date="2017-09-07T12:00:17Z">
        <w:r>
          <w:rPr>
            <w:rFonts w:cs="Times New Roman" w:ascii="Times New Roman" w:hAnsi="Times New Roman"/>
            <w:sz w:val="24"/>
            <w:szCs w:val="24"/>
            <w:lang w:val="fi-FI"/>
          </w:rPr>
          <w:t xml:space="preserve"> o</w:t>
        </w:r>
      </w:ins>
      <w:ins w:id="785" w:author="Unknown Author" w:date="2017-09-07T12:00:17Z">
        <w:r>
          <w:rPr>
            <w:rFonts w:cs="Times New Roman" w:ascii="Times New Roman" w:hAnsi="Times New Roman"/>
            <w:sz w:val="24"/>
            <w:szCs w:val="24"/>
            <w:lang w:val="fi-FI"/>
          </w:rPr>
          <w:t>vat</w:t>
        </w:r>
      </w:ins>
      <w:ins w:id="786" w:author="Unknown Author" w:date="2017-09-07T12:00:17Z">
        <w:r>
          <w:rPr>
            <w:rFonts w:cs="Times New Roman" w:ascii="Times New Roman" w:hAnsi="Times New Roman"/>
            <w:sz w:val="24"/>
            <w:szCs w:val="24"/>
            <w:lang w:val="fi-FI"/>
          </w:rPr>
          <w:t xml:space="preserve"> saatavilla maksutta, tai minimaalisin tuotantokustannuksin, koneluettavassa muodossa eikä sen jatkokäytölle ole asetettu teknisiä, juridisia, kaupallisia tai muita rajoitteita. Aineistoa voi siis jalostaa, yhdistellä muihin aineistoihin, jakaa edelleen ja käyttää haluamallaan tavalla. Ainoa ehto avoimen aineiston käytölle on viittaaminen alkuperäiseen lähteeseen tavanomaisen tieteellisen käytännön mukaisesti. Tämä avoimen datan määritelmä on sopusoinnussa tieteen avoimuuden määritelmän ja vakiintuneiden viittauskäytäntöjen kanssa. </w:t>
        </w:r>
      </w:ins>
    </w:p>
    <w:p>
      <w:pPr>
        <w:pStyle w:val="Normal"/>
        <w:rPr>
          <w:rFonts w:ascii="Times New Roman" w:hAnsi="Times New Roman" w:cs="Times New Roman"/>
          <w:sz w:val="24"/>
          <w:szCs w:val="24"/>
          <w:lang w:val="fi-FI"/>
        </w:rPr>
      </w:pPr>
      <w:ins w:id="788" w:author="Unknown Author" w:date="2017-09-07T12:01:24Z">
        <w:r>
          <w:rPr/>
        </w:r>
      </w:ins>
    </w:p>
    <w:p>
      <w:pPr>
        <w:pStyle w:val="Normal1"/>
        <w:rPr/>
      </w:pPr>
      <w:ins w:id="789" w:author="Unknown Author" w:date="2017-09-07T12:01:24Z">
        <w:r>
          <w:rPr>
            <w:rFonts w:cs="Times New Roman" w:ascii="Times New Roman" w:hAnsi="Times New Roman"/>
            <w:sz w:val="24"/>
            <w:szCs w:val="24"/>
            <w:lang w:val="fi-FI"/>
          </w:rPr>
          <w:t xml:space="preserve">Luonnontieteellinen tutkimus on edelläkävijä aineistojen avoimessa jakelussa. Luonnontieteissä on tiedostettu alkuperäisaineistojen saatavuuden merkitys tutkimuksen läpinäkyvyydelle ja avoimuudelle, joka on yksi tieteellisen toiminnan kulmakivistä. Aineistojen jakeluun esimerkiksi fysiikassa ja </w:t>
        </w:r>
      </w:ins>
      <w:ins w:id="790" w:author="Unknown Author" w:date="2017-09-07T12:01:24Z">
        <w:r>
          <w:rPr>
            <w:rFonts w:cs="Times New Roman" w:ascii="Times New Roman" w:hAnsi="Times New Roman"/>
            <w:sz w:val="24"/>
            <w:szCs w:val="24"/>
            <w:lang w:val="fi-FI"/>
          </w:rPr>
          <w:t xml:space="preserve">biotieteissä </w:t>
        </w:r>
      </w:ins>
      <w:ins w:id="791" w:author="Unknown Author" w:date="2017-09-07T12:01:24Z">
        <w:r>
          <w:rPr>
            <w:rFonts w:cs="Times New Roman" w:ascii="Times New Roman" w:hAnsi="Times New Roman"/>
            <w:sz w:val="24"/>
            <w:szCs w:val="24"/>
            <w:lang w:val="fi-FI"/>
          </w:rPr>
          <w:t xml:space="preserve">on perustettu keskitettyjä julkisia tietokantoja, joiden pitkän tähtäimen rahoitus on turvattu. Humanistis-yhteiskuntatieteellisen tutkimuksen lähdeaineistot on koottu kaupallisen mallin puitteissa tai esimerkiksi kirjastojen toimesta sillä ajatuksella, että niiden käyttöoikeuksia voidaan </w:t>
        </w:r>
      </w:ins>
      <w:ins w:id="792" w:author="Unknown Author" w:date="2017-09-07T12:01:24Z">
        <w:r>
          <w:rPr>
            <w:rFonts w:cs="Times New Roman" w:ascii="Times New Roman" w:hAnsi="Times New Roman"/>
            <w:sz w:val="24"/>
            <w:szCs w:val="24"/>
            <w:lang w:val="fi-FI"/>
          </w:rPr>
          <w:t xml:space="preserve">myöhemmin </w:t>
        </w:r>
      </w:ins>
      <w:ins w:id="793" w:author="Unknown Author" w:date="2017-09-07T12:01:24Z">
        <w:r>
          <w:rPr>
            <w:rFonts w:cs="Times New Roman" w:ascii="Times New Roman" w:hAnsi="Times New Roman"/>
            <w:sz w:val="24"/>
            <w:szCs w:val="24"/>
            <w:lang w:val="fi-FI"/>
          </w:rPr>
          <w:t xml:space="preserve">myydä. </w:t>
        </w:r>
      </w:ins>
      <w:ins w:id="794" w:author="Unknown Author" w:date="2017-09-07T12:01:24Z">
        <w:r>
          <w:rPr>
            <w:rFonts w:cs="Times New Roman" w:ascii="Times New Roman" w:hAnsi="Times New Roman"/>
            <w:sz w:val="24"/>
            <w:szCs w:val="24"/>
            <w:lang w:val="fi-FI"/>
          </w:rPr>
          <w:t>A</w:t>
        </w:r>
      </w:ins>
      <w:ins w:id="795" w:author="Unknown Author" w:date="2017-09-07T12:01:24Z">
        <w:r>
          <w:rPr>
            <w:rFonts w:cs="Times New Roman" w:ascii="Times New Roman" w:hAnsi="Times New Roman"/>
            <w:sz w:val="24"/>
            <w:szCs w:val="24"/>
            <w:lang w:val="fi-FI"/>
          </w:rPr>
          <w:t xml:space="preserve">voimen julkaisemisen ei ole perinteisesti nähty tuovan merkittävää lisäarvoa. Tulevaisuudessa vaikkapa perustavanlaatuiset aatehistorian metodologiset kysymykset kuten skinneriläinen kontekstualismi ja koselleckilainen käsitehistoria voivat kuitenkin näyttäytyä uudenlaisessa perspektiivissä digitoitujen aineistojen tutkimuksen myötä. Tämä edellyttää, että substanssi- ja menetelmäosaaminen löytävät toisensa ja historian tutkimuskysymysten ehdoilla etenevä tutkimus voi ammentaa kieliteknologiasta, koneoppimisesta ja muista informaatiotieteiden traditioista. Samalla olisi tärkeää, että yhteistyötä tutkimuksen </w:t>
        </w:r>
      </w:ins>
      <w:ins w:id="796" w:author="Unknown Author" w:date="2017-09-07T12:01:24Z">
        <w:r>
          <w:rPr>
            <w:rFonts w:cs="Times New Roman" w:ascii="Times New Roman" w:hAnsi="Times New Roman"/>
            <w:sz w:val="24"/>
            <w:szCs w:val="24"/>
            <w:lang w:val="fi-FI"/>
          </w:rPr>
          <w:t xml:space="preserve">tietoaineistoja </w:t>
        </w:r>
      </w:ins>
      <w:ins w:id="797" w:author="Unknown Author" w:date="2017-09-07T12:01:24Z">
        <w:r>
          <w:rPr>
            <w:rFonts w:cs="Times New Roman" w:ascii="Times New Roman" w:hAnsi="Times New Roman"/>
            <w:sz w:val="24"/>
            <w:szCs w:val="24"/>
            <w:lang w:val="fi-FI"/>
          </w:rPr>
          <w:t xml:space="preserve">hallinnoivien kirjastojen </w:t>
        </w:r>
      </w:ins>
      <w:ins w:id="798" w:author="Unknown Author" w:date="2017-09-07T12:01:24Z">
        <w:r>
          <w:rPr>
            <w:rFonts w:cs="Times New Roman" w:ascii="Times New Roman" w:hAnsi="Times New Roman"/>
            <w:sz w:val="24"/>
            <w:szCs w:val="24"/>
            <w:lang w:val="fi-FI"/>
          </w:rPr>
          <w:t xml:space="preserve">ja </w:t>
        </w:r>
      </w:ins>
      <w:ins w:id="799" w:author="Unknown Author" w:date="2017-09-07T12:01:24Z">
        <w:r>
          <w:rPr>
            <w:rFonts w:cs="Times New Roman" w:ascii="Times New Roman" w:hAnsi="Times New Roman"/>
            <w:sz w:val="24"/>
            <w:szCs w:val="24"/>
            <w:lang w:val="fi-FI"/>
          </w:rPr>
          <w:t>muiden muistiorganisaatioiden kesken syvennetään huomattavasti.</w:t>
        </w:r>
      </w:ins>
    </w:p>
    <w:p>
      <w:pPr>
        <w:pStyle w:val="Normal1"/>
        <w:spacing w:before="0" w:after="80"/>
        <w:rPr>
          <w:rFonts w:ascii="Times New Roman" w:hAnsi="Times New Roman" w:cs="Times New Roman"/>
          <w:sz w:val="24"/>
          <w:szCs w:val="24"/>
          <w:lang w:val="fi-FI"/>
        </w:rPr>
      </w:pPr>
      <w:ins w:id="800" w:author="Unknown Author" w:date="2017-09-07T12:01:24Z">
        <w:r>
          <w:rPr/>
        </w:r>
      </w:ins>
    </w:p>
    <w:p>
      <w:pPr>
        <w:pStyle w:val="Normal1"/>
        <w:spacing w:before="0" w:after="80"/>
        <w:rPr>
          <w:rFonts w:ascii="Times New Roman" w:hAnsi="Times New Roman" w:cs="Times New Roman"/>
          <w:sz w:val="24"/>
          <w:szCs w:val="24"/>
          <w:lang w:val="fi-FI"/>
          <w:del w:id="814" w:author="Unknown Author" w:date="2017-09-07T11:53:38Z"/>
        </w:rPr>
      </w:pPr>
      <w:ins w:id="801" w:author="Unknown Author" w:date="2017-09-07T11:52:05Z">
        <w:r>
          <w:rPr>
            <w:rFonts w:cs="Times New Roman" w:ascii="Times New Roman" w:hAnsi="Times New Roman"/>
            <w:sz w:val="24"/>
            <w:szCs w:val="24"/>
            <w:lang w:val="fi-FI"/>
          </w:rPr>
          <w:t>Käytännössä pääsy historian tutkimuksessa keskeisiin alkuperäisaineistoihin on osoittautunut haastavaksi jopa luottamuksellisen tutkimusyhteistyön kautta puhumattakaan samojen aineistojen avoimesta julkaisemisesta verkossa.</w:t>
        </w:r>
      </w:ins>
      <w:ins w:id="802" w:author="Unknown Author" w:date="2017-09-07T11:52:05Z">
        <w:r>
          <w:rPr>
            <w:rStyle w:val="FootnoteAnchor"/>
            <w:rFonts w:cs="Times New Roman" w:ascii="Times New Roman" w:hAnsi="Times New Roman"/>
            <w:sz w:val="24"/>
            <w:szCs w:val="24"/>
            <w:lang w:val="fi-FI"/>
          </w:rPr>
          <w:footnoteReference w:id="46"/>
        </w:r>
      </w:ins>
      <w:ins w:id="803" w:author="Unknown Author" w:date="2017-09-07T11:52:05Z">
        <w:r>
          <w:rPr>
            <w:rFonts w:cs="Times New Roman" w:ascii="Times New Roman" w:hAnsi="Times New Roman"/>
            <w:sz w:val="24"/>
            <w:szCs w:val="24"/>
            <w:lang w:val="fi-FI"/>
          </w:rPr>
          <w:t xml:space="preserve"> Nykytilanteessa on hämmentävää, ett</w:t>
        </w:r>
      </w:ins>
      <w:ins w:id="804" w:author="Unknown Author" w:date="2017-09-07T11:52:05Z">
        <w:r>
          <w:rPr>
            <w:rFonts w:cs="Times New Roman" w:ascii="Times New Roman" w:hAnsi="Times New Roman"/>
            <w:sz w:val="24"/>
            <w:szCs w:val="24"/>
            <w:lang w:val="fi-FI"/>
          </w:rPr>
          <w:t>ei</w:t>
        </w:r>
      </w:ins>
      <w:ins w:id="805" w:author="Unknown Author" w:date="2017-09-07T11:52:05Z">
        <w:r>
          <w:rPr>
            <w:rFonts w:cs="Times New Roman" w:ascii="Times New Roman" w:hAnsi="Times New Roman"/>
            <w:sz w:val="24"/>
            <w:szCs w:val="24"/>
            <w:lang w:val="fi-FI"/>
          </w:rPr>
          <w:t xml:space="preserve"> historiallisia aineistoja useissa tapauksissa pystytä saamaan tutkimuksen käyttöön ilman monimutkaisia sopimusneuvotteluja samalla, kun tekijänoikeuksiin tai yksilönsuojaan liittyviä ongelmia aineistojen käyttöön ei </w:t>
        </w:r>
      </w:ins>
      <w:ins w:id="806" w:author="Unknown Author" w:date="2017-09-07T11:52:05Z">
        <w:r>
          <w:rPr>
            <w:rFonts w:cs="Times New Roman" w:ascii="Times New Roman" w:hAnsi="Times New Roman"/>
            <w:sz w:val="24"/>
            <w:szCs w:val="24"/>
            <w:lang w:val="fi-FI"/>
          </w:rPr>
          <w:t xml:space="preserve">välttämättä </w:t>
        </w:r>
      </w:ins>
      <w:ins w:id="807" w:author="Unknown Author" w:date="2017-09-07T11:52:05Z">
        <w:r>
          <w:rPr>
            <w:rFonts w:cs="Times New Roman" w:ascii="Times New Roman" w:hAnsi="Times New Roman"/>
            <w:sz w:val="24"/>
            <w:szCs w:val="24"/>
            <w:lang w:val="fi-FI"/>
          </w:rPr>
          <w:t xml:space="preserve">liity </w:t>
        </w:r>
      </w:ins>
      <w:ins w:id="808" w:author="Unknown Author" w:date="2017-09-07T11:52:05Z">
        <w:r>
          <w:rPr>
            <w:rFonts w:cs="Times New Roman" w:ascii="Times New Roman" w:hAnsi="Times New Roman"/>
            <w:sz w:val="24"/>
            <w:szCs w:val="24"/>
            <w:lang w:val="fi-FI"/>
          </w:rPr>
          <w:t>lainkaan</w:t>
        </w:r>
      </w:ins>
      <w:ins w:id="809" w:author="Unknown Author" w:date="2017-09-07T11:52:05Z">
        <w:r>
          <w:rPr>
            <w:rFonts w:cs="Times New Roman" w:ascii="Times New Roman" w:hAnsi="Times New Roman"/>
            <w:sz w:val="24"/>
            <w:szCs w:val="24"/>
            <w:lang w:val="fi-FI"/>
          </w:rPr>
          <w:t xml:space="preserve">. Tämä on esimerkki siitä, kuinka aineistojen käyttö ja hallinta eivät ole tutkijakeskeisiä, vaan toimintaa säätelee aggressiivinen </w:t>
        </w:r>
      </w:ins>
      <w:ins w:id="810" w:author="Unknown Author" w:date="2017-09-07T11:52:05Z">
        <w:r>
          <w:rPr>
            <w:rFonts w:cs="Times New Roman" w:ascii="Times New Roman" w:hAnsi="Times New Roman"/>
            <w:sz w:val="24"/>
            <w:szCs w:val="24"/>
            <w:lang w:val="fi-FI"/>
          </w:rPr>
          <w:t xml:space="preserve">tekijänoikeuden haltijoiden </w:t>
        </w:r>
      </w:ins>
      <w:ins w:id="811" w:author="Unknown Author" w:date="2017-09-07T11:52:05Z">
        <w:r>
          <w:rPr>
            <w:rFonts w:cs="Times New Roman" w:ascii="Times New Roman" w:hAnsi="Times New Roman"/>
            <w:sz w:val="24"/>
            <w:szCs w:val="24"/>
            <w:lang w:val="fi-FI"/>
          </w:rPr>
          <w:t>edunvalvonta.</w:t>
        </w:r>
      </w:ins>
      <w:ins w:id="812" w:author="Unknown Author" w:date="2017-09-07T11:52:05Z">
        <w:r>
          <w:rPr>
            <w:rStyle w:val="FootnoteAnchor"/>
            <w:rFonts w:cs="Times New Roman" w:ascii="Times New Roman" w:hAnsi="Times New Roman"/>
            <w:sz w:val="24"/>
            <w:szCs w:val="24"/>
            <w:lang w:val="fi-FI"/>
          </w:rPr>
          <w:footnoteReference w:id="47"/>
        </w:r>
      </w:ins>
      <w:ins w:id="813" w:author="Unknown Author" w:date="2017-09-07T11:52:05Z">
        <w:r>
          <w:rPr>
            <w:rFonts w:cs="Times New Roman" w:ascii="Times New Roman" w:hAnsi="Times New Roman"/>
            <w:sz w:val="24"/>
            <w:szCs w:val="24"/>
            <w:lang w:val="fi-FI"/>
          </w:rPr>
          <w:t xml:space="preserve"> Keinotekoisten kaupallisten ja teknisten rajoitteiden yleisyys digitoitujen aineistojen saatavuudessa poikkeaa merkittävästi luonnontieteiden tutkimuksessa yleisestä käytännöstä, jossa alkuperäiset mittausaineistot tallennetaan julkaisun yhteydessä avoimiin tietokantoihin. Selittävänä tekijänä ovat erot tutkimuskulttuurissa sekä aineistojen jakelun järjestämisessä ja rahoitusmalleissa. </w:t>
        </w:r>
      </w:ins>
    </w:p>
    <w:p>
      <w:pPr>
        <w:pStyle w:val="Normal1"/>
        <w:spacing w:before="0" w:after="80"/>
        <w:rPr/>
      </w:pPr>
      <w:del w:id="815" w:author="Unknown Author" w:date="2017-09-07T11:52:30Z">
        <w:r>
          <w:rPr>
            <w:rFonts w:cs="Times New Roman" w:ascii="Times New Roman" w:hAnsi="Times New Roman"/>
            <w:sz w:val="24"/>
            <w:szCs w:val="24"/>
            <w:lang w:val="fi-FI"/>
          </w:rPr>
          <w:delText xml:space="preserve">Nykytilanteessa on hämmentävää, että historiallisia aineistoja ei useissa tapauksissa pystytä saamaan tutkimuksen käyttöön ilman monimutkaisia sopimusneuvotteluja samalla, kun kansainvälinen tulkinta on, että </w:delText>
        </w:r>
      </w:del>
      <w:del w:id="816" w:author="Unknown Author" w:date="2017-09-06T17:37:54Z">
        <w:r>
          <w:rPr>
            <w:rFonts w:cs="Times New Roman" w:ascii="Times New Roman" w:hAnsi="Times New Roman"/>
            <w:sz w:val="24"/>
            <w:szCs w:val="24"/>
            <w:lang w:val="fi-FI"/>
          </w:rPr>
          <w:delText xml:space="preserve">mitään </w:delText>
        </w:r>
      </w:del>
      <w:del w:id="817" w:author="Unknown Author" w:date="2017-09-07T11:52:30Z">
        <w:r>
          <w:rPr>
            <w:rFonts w:cs="Times New Roman" w:ascii="Times New Roman" w:hAnsi="Times New Roman"/>
            <w:sz w:val="24"/>
            <w:szCs w:val="24"/>
            <w:lang w:val="fi-FI"/>
          </w:rPr>
          <w:delText xml:space="preserve">tekijänoikeuksiin tai yksilönsuojaan liittyviä ongelmia aineistojen käyttöön ei liity. Tämä on </w:delText>
        </w:r>
      </w:del>
      <w:del w:id="818" w:author="Unknown Author" w:date="2017-09-06T17:38:02Z">
        <w:r>
          <w:rPr>
            <w:rFonts w:cs="Times New Roman" w:ascii="Times New Roman" w:hAnsi="Times New Roman"/>
            <w:sz w:val="24"/>
            <w:szCs w:val="24"/>
            <w:lang w:val="fi-FI"/>
          </w:rPr>
          <w:delText xml:space="preserve">kuitenkin </w:delText>
        </w:r>
      </w:del>
      <w:del w:id="819" w:author="Unknown Author" w:date="2017-09-07T11:52:30Z">
        <w:r>
          <w:rPr>
            <w:rFonts w:cs="Times New Roman" w:ascii="Times New Roman" w:hAnsi="Times New Roman"/>
            <w:sz w:val="24"/>
            <w:szCs w:val="24"/>
            <w:lang w:val="fi-FI"/>
          </w:rPr>
          <w:delText xml:space="preserve">esimerkki siitä, kuinka aineistojen käyttö ja hallinta eivät </w:delText>
        </w:r>
      </w:del>
      <w:del w:id="820" w:author="Unknown Author" w:date="2017-09-06T17:38:23Z">
        <w:r>
          <w:rPr>
            <w:rFonts w:cs="Times New Roman" w:ascii="Times New Roman" w:hAnsi="Times New Roman"/>
            <w:sz w:val="24"/>
            <w:szCs w:val="24"/>
            <w:lang w:val="fi-FI"/>
          </w:rPr>
          <w:delText xml:space="preserve">valitettavasti </w:delText>
        </w:r>
      </w:del>
      <w:del w:id="821" w:author="Unknown Author" w:date="2017-09-07T11:52:30Z">
        <w:r>
          <w:rPr>
            <w:rFonts w:cs="Times New Roman" w:ascii="Times New Roman" w:hAnsi="Times New Roman"/>
            <w:sz w:val="24"/>
            <w:szCs w:val="24"/>
            <w:lang w:val="fi-FI"/>
          </w:rPr>
          <w:delText xml:space="preserve">ole tutkijakeskeisiä, vaan </w:delText>
        </w:r>
      </w:del>
      <w:del w:id="822" w:author="Unknown Author" w:date="2017-09-06T17:38:54Z">
        <w:r>
          <w:rPr>
            <w:rFonts w:cs="Times New Roman" w:ascii="Times New Roman" w:hAnsi="Times New Roman"/>
            <w:sz w:val="24"/>
            <w:szCs w:val="24"/>
            <w:lang w:val="fi-FI"/>
          </w:rPr>
          <w:delText xml:space="preserve">yliopiston tutkijat ovat olleet asiakkaita muistiorganisaatioissa muiden käyttäjien tapaan, jolloin </w:delText>
        </w:r>
      </w:del>
      <w:del w:id="823" w:author="Unknown Author" w:date="2017-09-07T11:52:30Z">
        <w:r>
          <w:rPr>
            <w:rFonts w:cs="Times New Roman" w:ascii="Times New Roman" w:hAnsi="Times New Roman"/>
            <w:sz w:val="24"/>
            <w:szCs w:val="24"/>
            <w:lang w:val="fi-FI"/>
          </w:rPr>
          <w:delText xml:space="preserve">toimintaa säätelee </w:delText>
        </w:r>
      </w:del>
      <w:del w:id="824" w:author="Unknown Author" w:date="2017-09-06T17:38:57Z">
        <w:r>
          <w:rPr>
            <w:rFonts w:cs="Times New Roman" w:ascii="Times New Roman" w:hAnsi="Times New Roman"/>
            <w:sz w:val="24"/>
            <w:szCs w:val="24"/>
            <w:lang w:val="fi-FI"/>
          </w:rPr>
          <w:delText xml:space="preserve">osittain </w:delText>
        </w:r>
      </w:del>
      <w:del w:id="825" w:author="Unknown Author" w:date="2017-09-07T11:52:30Z">
        <w:r>
          <w:rPr>
            <w:rFonts w:cs="Times New Roman" w:ascii="Times New Roman" w:hAnsi="Times New Roman"/>
            <w:sz w:val="24"/>
            <w:szCs w:val="24"/>
            <w:lang w:val="fi-FI"/>
          </w:rPr>
          <w:delText xml:space="preserve">aggressiivinen </w:delText>
        </w:r>
      </w:del>
      <w:del w:id="826" w:author="Unknown Author" w:date="2017-09-07T11:52:30Z">
        <w:r>
          <w:rPr>
            <w:rFonts w:cs="Times New Roman" w:ascii="Times New Roman" w:hAnsi="Times New Roman"/>
            <w:sz w:val="24"/>
            <w:szCs w:val="24"/>
            <w:lang w:val="fi-FI"/>
          </w:rPr>
          <w:delText>edunvalvonta</w:delText>
        </w:r>
      </w:del>
      <w:del w:id="827" w:author="Unknown Author" w:date="2017-09-06T17:39:21Z">
        <w:r>
          <w:rPr>
            <w:rFonts w:cs="Times New Roman" w:ascii="Times New Roman" w:hAnsi="Times New Roman"/>
            <w:sz w:val="24"/>
            <w:szCs w:val="24"/>
            <w:lang w:val="fi-FI"/>
          </w:rPr>
          <w:delText xml:space="preserve"> tekijänoikeuksia valvovien tahojen suunnalta</w:delText>
        </w:r>
      </w:del>
      <w:del w:id="828" w:author="Unknown Author" w:date="2017-09-07T11:52:30Z">
        <w:r>
          <w:rPr>
            <w:rFonts w:cs="Times New Roman" w:ascii="Times New Roman" w:hAnsi="Times New Roman"/>
            <w:sz w:val="24"/>
            <w:szCs w:val="24"/>
            <w:lang w:val="fi-FI"/>
          </w:rPr>
          <w:delText>.</w:delText>
        </w:r>
      </w:del>
      <w:del w:id="829" w:author="Unknown Author" w:date="2017-09-07T11:52:30Z">
        <w:r>
          <w:rPr>
            <w:rStyle w:val="FootnoteAnchor"/>
            <w:rFonts w:cs="Times New Roman" w:ascii="Times New Roman" w:hAnsi="Times New Roman"/>
            <w:sz w:val="24"/>
            <w:szCs w:val="24"/>
            <w:lang w:val="fi-FI"/>
          </w:rPr>
          <w:footnoteReference w:id="48"/>
        </w:r>
      </w:del>
      <w:del w:id="830" w:author="Unknown Author" w:date="2017-09-07T11:52:30Z">
        <w:r>
          <w:rPr>
            <w:rFonts w:cs="Times New Roman" w:ascii="Times New Roman" w:hAnsi="Times New Roman"/>
            <w:sz w:val="24"/>
            <w:szCs w:val="24"/>
            <w:lang w:val="fi-FI"/>
          </w:rPr>
          <w:delText xml:space="preserve"> </w:delText>
        </w:r>
      </w:del>
      <w:r>
        <w:rPr>
          <w:rFonts w:cs="Times New Roman" w:ascii="Times New Roman" w:hAnsi="Times New Roman"/>
          <w:sz w:val="24"/>
          <w:szCs w:val="24"/>
          <w:lang w:val="fi-FI"/>
        </w:rPr>
        <w:t>Toivottavasti esimerkiksi Kansalliskirjaston strategisten painopisteiden muutoksen myötä nykyinen käytäntö astuu kohti nykypäivää, jotta digitaalisten aineistojen käyttö ja sitä varten rakennettavien työkalujen hyödyntäminen muuttuu nykyistä ketterämmäksi.</w:t>
      </w:r>
      <w:ins w:id="831" w:author="Unknown Author" w:date="2017-09-07T11:50:24Z">
        <w:r>
          <w:rPr>
            <w:rFonts w:cs="Times New Roman" w:ascii="Times New Roman" w:hAnsi="Times New Roman"/>
            <w:sz w:val="24"/>
            <w:szCs w:val="24"/>
            <w:lang w:val="fi-FI"/>
          </w:rPr>
          <w:t xml:space="preserve"> On tärkeää, että tutkimuksen mahdollistaminen etenee myös Suomessa mahdollisimman suoraviivaisesti.</w:t>
        </w:r>
      </w:ins>
      <w:ins w:id="832" w:author="Unknown Author" w:date="2017-09-07T11:51:21Z">
        <w:r>
          <w:rPr>
            <w:rFonts w:cs="Times New Roman" w:ascii="Times New Roman" w:hAnsi="Times New Roman"/>
            <w:sz w:val="24"/>
            <w:szCs w:val="24"/>
            <w:lang w:val="fi-FI"/>
          </w:rPr>
          <w:t xml:space="preserve"> </w:t>
        </w:r>
      </w:ins>
    </w:p>
    <w:p>
      <w:pPr>
        <w:pStyle w:val="Normal1"/>
        <w:rPr>
          <w:rFonts w:ascii="Times New Roman" w:hAnsi="Times New Roman" w:cs="Times New Roman"/>
          <w:lang w:val="fi-FI"/>
          <w:del w:id="834" w:author="Unknown Author" w:date="2017-09-07T11:51:23Z"/>
        </w:rPr>
      </w:pPr>
      <w:del w:id="833" w:author="Unknown Author" w:date="2017-09-07T11:51:23Z">
        <w:r>
          <w:rPr>
            <w:rFonts w:cs="Times New Roman" w:ascii="Times New Roman" w:hAnsi="Times New Roman"/>
            <w:sz w:val="24"/>
            <w:szCs w:val="24"/>
            <w:lang w:val="fi-FI"/>
          </w:rPr>
        </w:r>
      </w:del>
    </w:p>
    <w:p>
      <w:pPr>
        <w:pStyle w:val="Normal1"/>
        <w:rPr>
          <w:rFonts w:ascii="Times New Roman" w:hAnsi="Times New Roman" w:cs="Times New Roman"/>
          <w:lang w:val="fi-FI"/>
        </w:rPr>
      </w:pPr>
      <w:r>
        <w:rPr>
          <w:rFonts w:cs="Times New Roman" w:ascii="Times New Roman" w:hAnsi="Times New Roman"/>
          <w:sz w:val="24"/>
          <w:szCs w:val="24"/>
          <w:lang w:val="fi-FI"/>
        </w:rPr>
      </w:r>
    </w:p>
    <w:p>
      <w:pPr>
        <w:pStyle w:val="Normal1"/>
        <w:rPr/>
      </w:pPr>
      <w:del w:id="835" w:author="Unknown Author" w:date="2017-09-07T12:09:23Z">
        <w:r>
          <w:rPr>
            <w:rFonts w:cs="Times New Roman" w:ascii="Times New Roman" w:hAnsi="Times New Roman"/>
            <w:sz w:val="24"/>
            <w:szCs w:val="24"/>
            <w:lang w:val="fi-FI"/>
          </w:rPr>
          <w:delText>Tutkimusaineistojen a</w:delText>
        </w:r>
      </w:del>
      <w:ins w:id="836" w:author="Unknown Author" w:date="2017-09-07T12:09:24Z">
        <w:r>
          <w:rPr>
            <w:rFonts w:cs="Times New Roman" w:ascii="Times New Roman" w:hAnsi="Times New Roman"/>
            <w:sz w:val="24"/>
            <w:szCs w:val="24"/>
            <w:lang w:val="fi-FI"/>
          </w:rPr>
          <w:t>A</w:t>
        </w:r>
      </w:ins>
      <w:r>
        <w:rPr>
          <w:rFonts w:cs="Times New Roman" w:ascii="Times New Roman" w:hAnsi="Times New Roman"/>
          <w:sz w:val="24"/>
          <w:szCs w:val="24"/>
          <w:lang w:val="fi-FI"/>
        </w:rPr>
        <w:t xml:space="preserve">voimuuden puutteet muodostavatkin tällä hetkellä merkittävän pullonkaulan, johon liittyy humanistis-yhteiskuntatieteellisessä tutkimuksessa kolme keskeistä ongelmaa. Ensinnäkin digitoidut lähdeaineistot ovat usein saatavilla vain kaupallisten lisenssien tai luottamuksellisten yhteistyösopimusten kautta. Toiseksi monet aineistot ovat saatavilla ainoastaan rajatun verkkoliittymän kautta eikä tutkija välttämättä pääse käsiksi koko aineistoon ja alkuperäisiin lähdeaineistoihin, joita tarvittaisiin kattavan kokonaiskuvan muodostamiseen. Yksityiskohtaisempi ja alaa uudistava tekstilouhinta edellyttää pääsyä koko alkuperäisaineistoon ja mahdollisuuksia sen vapaaseen jatkokäsittelyyn. Tähän liittyy kolmas aineistojen saatavuuden ongelma: aineistojen käsittelyyn räätälöityjen joustavien tieteellisten laskentakirjastojen puute. Valmiit graafiset käyttöliittymät eivät voi koskaan tarjota samaa joustavuutta aineistojen analyysissä kuin tutkijan itse kirjoittama ohjelmakoodi, jonka laadinnassa voidaan hyödyntää laskentakirjastojen kautta saatavia valmiita rakennuspalikoita. </w:t>
      </w:r>
    </w:p>
    <w:p>
      <w:pPr>
        <w:pStyle w:val="Normal1"/>
        <w:rPr>
          <w:rFonts w:ascii="Times New Roman" w:hAnsi="Times New Roman" w:cs="Times New Roman"/>
          <w:sz w:val="24"/>
          <w:szCs w:val="24"/>
          <w:lang w:val="fi-FI"/>
        </w:rPr>
      </w:pPr>
      <w:ins w:id="837" w:author="Unknown Author" w:date="2017-09-07T11:59:04Z">
        <w:r>
          <w:rPr/>
        </w:r>
      </w:ins>
    </w:p>
    <w:p>
      <w:pPr>
        <w:pStyle w:val="Normal1"/>
        <w:rPr>
          <w:rFonts w:ascii="Times New Roman" w:hAnsi="Times New Roman" w:cs="Times New Roman"/>
          <w:sz w:val="24"/>
          <w:szCs w:val="24"/>
          <w:lang w:val="fi-FI"/>
          <w:del w:id="847" w:author="Unknown Author" w:date="2017-09-07T12:02:45Z"/>
        </w:rPr>
      </w:pPr>
      <w:ins w:id="838" w:author="Unknown Author" w:date="2017-09-07T11:59:04Z">
        <w:r>
          <w:rPr>
            <w:rFonts w:cs="Times New Roman" w:ascii="Times New Roman" w:hAnsi="Times New Roman"/>
            <w:sz w:val="24"/>
            <w:szCs w:val="24"/>
            <w:lang w:val="fi-FI"/>
          </w:rPr>
          <w:t>Avoimen datan lisäksi keskeistä tutkimuksen läpinäkyvyydelle ja edelleenkäytölle on</w:t>
        </w:r>
      </w:ins>
      <w:ins w:id="839" w:author="Unknown Author" w:date="2017-09-07T11:59:04Z">
        <w:r>
          <w:rPr>
            <w:rFonts w:cs="Times New Roman" w:ascii="Times New Roman" w:hAnsi="Times New Roman"/>
            <w:sz w:val="24"/>
            <w:szCs w:val="24"/>
            <w:lang w:val="fi-FI"/>
          </w:rPr>
          <w:t>kin</w:t>
        </w:r>
      </w:ins>
      <w:ins w:id="840" w:author="Unknown Author" w:date="2017-09-07T11:59:04Z">
        <w:r>
          <w:rPr>
            <w:rFonts w:cs="Times New Roman" w:ascii="Times New Roman" w:hAnsi="Times New Roman"/>
            <w:sz w:val="24"/>
            <w:szCs w:val="24"/>
            <w:lang w:val="fi-FI"/>
          </w:rPr>
          <w:t xml:space="preserve"> </w:t>
        </w:r>
      </w:ins>
      <w:ins w:id="841" w:author="Unknown Author" w:date="2017-09-07T11:59:04Z">
        <w:r>
          <w:rPr>
            <w:rFonts w:cs="Times New Roman" w:ascii="Times New Roman" w:hAnsi="Times New Roman"/>
            <w:sz w:val="24"/>
            <w:szCs w:val="24"/>
            <w:lang w:val="fi-FI"/>
          </w:rPr>
          <w:t>tutkimus</w:t>
        </w:r>
      </w:ins>
      <w:ins w:id="842" w:author="Unknown Author" w:date="2017-09-07T11:59:04Z">
        <w:r>
          <w:rPr>
            <w:rFonts w:cs="Times New Roman" w:ascii="Times New Roman" w:hAnsi="Times New Roman"/>
            <w:sz w:val="24"/>
            <w:szCs w:val="24"/>
            <w:lang w:val="fi-FI"/>
          </w:rPr>
          <w:t xml:space="preserve">menetelmien </w:t>
        </w:r>
      </w:ins>
      <w:ins w:id="843" w:author="Unknown Author" w:date="2017-09-07T11:59:04Z">
        <w:r>
          <w:rPr>
            <w:rFonts w:cs="Times New Roman" w:ascii="Times New Roman" w:hAnsi="Times New Roman"/>
            <w:sz w:val="24"/>
            <w:szCs w:val="24"/>
            <w:lang w:val="fi-FI"/>
          </w:rPr>
          <w:t>avoin julkaiseminen.</w:t>
        </w:r>
      </w:ins>
      <w:ins w:id="844" w:author="Unknown Author" w:date="2017-09-07T11:59:04Z">
        <w:r>
          <w:rPr>
            <w:rStyle w:val="FootnoteAnchor"/>
            <w:rFonts w:cs="Times New Roman" w:ascii="Times New Roman" w:hAnsi="Times New Roman"/>
            <w:sz w:val="24"/>
            <w:szCs w:val="24"/>
            <w:lang w:val="fi-FI"/>
          </w:rPr>
          <w:footnoteReference w:id="49"/>
        </w:r>
      </w:ins>
      <w:ins w:id="845" w:author="Unknown Author" w:date="2017-09-07T11:59:04Z">
        <w:r>
          <w:rPr>
            <w:rFonts w:cs="Times New Roman" w:ascii="Times New Roman" w:hAnsi="Times New Roman"/>
            <w:sz w:val="24"/>
            <w:szCs w:val="24"/>
            <w:lang w:val="fi-FI"/>
          </w:rPr>
          <w:t xml:space="preserve"> Avoimesta lähdekoodista keskusteleminen saattaa tuntua historian tutkijoille vieraalta, mutta digitaalisten menetelmien käytön lisääntyessä avointen toimintamallien edistäminen on merkittävää. Käytäntö on nopeasti yleistynyt erityisesti luonnontieteen alalla, jossa vertaisarvioitujen tutkimusten laadintaan liittyviä lähdekoodeja julkaistaan hajautetuissa versionhallintapalveluissa.</w:t>
        </w:r>
      </w:ins>
      <w:ins w:id="846" w:author="Unknown Author" w:date="2017-09-07T11:59:04Z">
        <w:r>
          <w:rPr>
            <w:rStyle w:val="FootnoteAnchor"/>
            <w:rFonts w:cs="Times New Roman" w:ascii="Times New Roman" w:hAnsi="Times New Roman"/>
            <w:sz w:val="24"/>
            <w:szCs w:val="24"/>
            <w:lang w:val="fi-FI"/>
          </w:rPr>
          <w:footnoteReference w:id="50"/>
        </w:r>
      </w:ins>
    </w:p>
    <w:p>
      <w:pPr>
        <w:pStyle w:val="Normal1"/>
        <w:rPr>
          <w:rFonts w:ascii="Times New Roman" w:hAnsi="Times New Roman" w:cs="Times New Roman"/>
          <w:sz w:val="24"/>
          <w:szCs w:val="24"/>
          <w:lang w:val="fi-FI"/>
        </w:rPr>
      </w:pPr>
      <w:del w:id="848" w:author="Unknown Author" w:date="2017-09-07T11:51:01Z">
        <w:r>
          <w:rPr/>
        </w:r>
      </w:del>
    </w:p>
    <w:p>
      <w:pPr>
        <w:pStyle w:val="Normal1"/>
        <w:rPr>
          <w:rFonts w:ascii="Times New Roman" w:hAnsi="Times New Roman" w:cs="Times New Roman"/>
          <w:sz w:val="24"/>
          <w:szCs w:val="24"/>
          <w:lang w:val="fi-FI"/>
        </w:rPr>
      </w:pPr>
      <w:del w:id="849" w:author="Unknown Author" w:date="2017-09-07T11:51:01Z">
        <w:r>
          <w:rPr>
            <w:rFonts w:cs="Times New Roman" w:ascii="Times New Roman" w:hAnsi="Times New Roman"/>
            <w:sz w:val="24"/>
            <w:szCs w:val="24"/>
            <w:lang w:val="fi-FI"/>
          </w:rPr>
          <w:delText>Käytännössä pääsy historian tutkimuksessa keskeisiin alkuperäisaineistoihin on osoittautunut erittäin haastavaksi jopa luottamuksellisen tutkimusyhteistyön kautta puhumattakaan samojen aineistojen avoimesta julkaisemisesta verkossa.</w:delText>
        </w:r>
      </w:del>
      <w:del w:id="850" w:author="Unknown Author" w:date="2017-09-07T11:51:01Z">
        <w:r>
          <w:rPr>
            <w:rStyle w:val="FootnoteAnchor"/>
            <w:rFonts w:cs="Times New Roman" w:ascii="Times New Roman" w:hAnsi="Times New Roman"/>
            <w:sz w:val="24"/>
            <w:szCs w:val="24"/>
            <w:lang w:val="fi-FI"/>
          </w:rPr>
          <w:footnoteReference w:id="51"/>
        </w:r>
      </w:del>
      <w:del w:id="851" w:author="Unknown Author" w:date="2017-09-07T11:51:01Z">
        <w:r>
          <w:rPr>
            <w:rFonts w:cs="Times New Roman" w:ascii="Times New Roman" w:hAnsi="Times New Roman"/>
            <w:sz w:val="24"/>
            <w:szCs w:val="24"/>
            <w:lang w:val="fi-FI"/>
          </w:rPr>
          <w:delText xml:space="preserve"> Keinotekoisten kaupallisten ja teknisten rajoitteiden yleisyys digitoitujen aineistojen saatavuudessa poikkeaakin merkittävästi luonnontieteiden tutkimuksessa nykyisin yleisestä käytännöstä, jossa alkuperäiset mittausaineistot tallennetaan julkaisun yhteydessä avoimiin tietokantoihin. Selittävänä tekijänä ovat erot tutkimuskulttuurissa sekä aineistojen jakelun järjestämisessä ja rahoitusmalleissa. </w:delText>
        </w:r>
      </w:del>
    </w:p>
    <w:p>
      <w:pPr>
        <w:pStyle w:val="Normal1"/>
        <w:rPr>
          <w:rFonts w:ascii="Times New Roman" w:hAnsi="Times New Roman" w:cs="Times New Roman"/>
          <w:sz w:val="24"/>
          <w:szCs w:val="24"/>
          <w:lang w:val="fi-FI"/>
        </w:rPr>
      </w:pPr>
      <w:del w:id="852" w:author="Unknown Author" w:date="2017-09-07T11:56:56Z">
        <w:r>
          <w:rPr/>
        </w:r>
      </w:del>
    </w:p>
    <w:p>
      <w:pPr>
        <w:pStyle w:val="Normal1"/>
        <w:rPr/>
      </w:pPr>
      <w:del w:id="853" w:author="Unknown Author" w:date="2017-09-07T11:56:56Z">
        <w:r>
          <w:rPr>
            <w:rFonts w:cs="Times New Roman" w:ascii="Times New Roman" w:hAnsi="Times New Roman"/>
            <w:sz w:val="24"/>
            <w:szCs w:val="24"/>
            <w:lang w:val="fi-FI"/>
          </w:rPr>
          <w:delText>Luonnontieteellinen tutkimus on</w:delText>
        </w:r>
      </w:del>
      <w:del w:id="854" w:author="Unknown Author" w:date="2017-09-07T11:54:00Z">
        <w:r>
          <w:rPr>
            <w:rFonts w:cs="Times New Roman" w:ascii="Times New Roman" w:hAnsi="Times New Roman"/>
            <w:sz w:val="24"/>
            <w:szCs w:val="24"/>
            <w:lang w:val="fi-FI"/>
          </w:rPr>
          <w:delText>kin</w:delText>
        </w:r>
      </w:del>
      <w:del w:id="855" w:author="Unknown Author" w:date="2017-09-07T11:56:56Z">
        <w:r>
          <w:rPr>
            <w:rFonts w:cs="Times New Roman" w:ascii="Times New Roman" w:hAnsi="Times New Roman"/>
            <w:sz w:val="24"/>
            <w:szCs w:val="24"/>
            <w:lang w:val="fi-FI"/>
          </w:rPr>
          <w:delText xml:space="preserve"> edelläkävijä aineistojen avoimessa jakelussa. Luonnontieteissä on tiedostettu alkuperäisaineistojen </w:delText>
        </w:r>
      </w:del>
      <w:del w:id="856" w:author="Unknown Author" w:date="2017-09-07T11:54:37Z">
        <w:r>
          <w:rPr>
            <w:rFonts w:cs="Times New Roman" w:ascii="Times New Roman" w:hAnsi="Times New Roman"/>
            <w:sz w:val="24"/>
            <w:szCs w:val="24"/>
            <w:lang w:val="fi-FI"/>
          </w:rPr>
          <w:delText xml:space="preserve">sujuvan </w:delText>
        </w:r>
      </w:del>
      <w:del w:id="857" w:author="Unknown Author" w:date="2017-09-07T11:56:56Z">
        <w:r>
          <w:rPr>
            <w:rFonts w:cs="Times New Roman" w:ascii="Times New Roman" w:hAnsi="Times New Roman"/>
            <w:sz w:val="24"/>
            <w:szCs w:val="24"/>
            <w:lang w:val="fi-FI"/>
          </w:rPr>
          <w:delText xml:space="preserve">saatavuuden merkitys tutkimuksen läpinäkyvyydelle ja avoimuudelle, joka on yksi tieteellisen toiminnan kulmakivistä. Aineistojen jakeluun esimerkiksi </w:delText>
        </w:r>
      </w:del>
      <w:del w:id="858" w:author="Unknown Author" w:date="2017-09-06T17:41:03Z">
        <w:r>
          <w:rPr>
            <w:rFonts w:cs="Times New Roman" w:ascii="Times New Roman" w:hAnsi="Times New Roman"/>
            <w:sz w:val="24"/>
            <w:szCs w:val="24"/>
            <w:lang w:val="fi-FI"/>
          </w:rPr>
          <w:delText>hiukkas</w:delText>
        </w:r>
      </w:del>
      <w:del w:id="859" w:author="Unknown Author" w:date="2017-09-07T11:56:56Z">
        <w:r>
          <w:rPr>
            <w:rFonts w:cs="Times New Roman" w:ascii="Times New Roman" w:hAnsi="Times New Roman"/>
            <w:sz w:val="24"/>
            <w:szCs w:val="24"/>
            <w:lang w:val="fi-FI"/>
          </w:rPr>
          <w:delText xml:space="preserve">fysiikassa ja </w:delText>
        </w:r>
      </w:del>
      <w:del w:id="860" w:author="Unknown Author" w:date="2017-09-06T17:40:58Z">
        <w:r>
          <w:rPr>
            <w:rFonts w:cs="Times New Roman" w:ascii="Times New Roman" w:hAnsi="Times New Roman"/>
            <w:sz w:val="24"/>
            <w:szCs w:val="24"/>
            <w:lang w:val="fi-FI"/>
          </w:rPr>
          <w:delText xml:space="preserve">molekyylibiologiassa </w:delText>
        </w:r>
      </w:del>
      <w:del w:id="861" w:author="Unknown Author" w:date="2017-09-07T11:56:56Z">
        <w:r>
          <w:rPr>
            <w:rFonts w:cs="Times New Roman" w:ascii="Times New Roman" w:hAnsi="Times New Roman"/>
            <w:sz w:val="24"/>
            <w:szCs w:val="24"/>
            <w:lang w:val="fi-FI"/>
          </w:rPr>
          <w:delText xml:space="preserve">on perustettu keskitettyjä julkisia tietokantoja, joiden pitkän tähtäimen rahoitus on turvattu. Humanistis-yhteiskuntatieteellisen tutkimuksen lähdeaineistot on koottu kaupallisen mallin puitteissa tai esimerkiksi kirjastojen toimesta sillä ajatuksella, että niiden käyttöoikeuksia voidaan </w:delText>
        </w:r>
      </w:del>
      <w:del w:id="862" w:author="Unknown Author" w:date="2017-09-07T11:56:56Z">
        <w:r>
          <w:rPr>
            <w:rFonts w:cs="Times New Roman" w:ascii="Times New Roman" w:hAnsi="Times New Roman"/>
            <w:sz w:val="24"/>
            <w:szCs w:val="24"/>
            <w:lang w:val="fi-FI"/>
          </w:rPr>
          <w:delText xml:space="preserve">myydä. </w:delText>
        </w:r>
      </w:del>
      <w:del w:id="863" w:author="Unknown Author" w:date="2017-09-06T17:41:24Z">
        <w:r>
          <w:rPr>
            <w:rFonts w:cs="Times New Roman" w:ascii="Times New Roman" w:hAnsi="Times New Roman"/>
            <w:sz w:val="24"/>
            <w:szCs w:val="24"/>
            <w:lang w:val="fi-FI"/>
          </w:rPr>
          <w:delText>Sitä vastoin a</w:delText>
        </w:r>
      </w:del>
      <w:del w:id="864" w:author="Unknown Author" w:date="2017-09-07T11:56:56Z">
        <w:r>
          <w:rPr>
            <w:rFonts w:cs="Times New Roman" w:ascii="Times New Roman" w:hAnsi="Times New Roman"/>
            <w:sz w:val="24"/>
            <w:szCs w:val="24"/>
            <w:lang w:val="fi-FI"/>
          </w:rPr>
          <w:delText xml:space="preserve">voimen julkaisemisen ei ole perinteisesti nähty tuovan merkittävää lisäarvoa. Tulevaisuudessa vaikkapa perustavanlaatuiset aatehistorian metodologiset kysymykset kuten skinneriläinen kontekstualismi ja koselleckilainen käsitehistoria voivat kuitenkin näyttäytyä uudenlaisessa perspektiivissä digitoitujen aineistojen tutkimuksen myötä. Tämä edellyttää, että substanssi- ja menetelmäosaaminen löytävät toisensa ja historian tutkimuskysymysten ehdoilla etenevä tutkimus voi ammentaa kieliteknologiasta, </w:delText>
        </w:r>
      </w:del>
      <w:del w:id="865" w:author="Unknown Author" w:date="2017-09-06T17:41:42Z">
        <w:r>
          <w:rPr>
            <w:rFonts w:cs="Times New Roman" w:ascii="Times New Roman" w:hAnsi="Times New Roman"/>
            <w:sz w:val="24"/>
            <w:szCs w:val="24"/>
            <w:lang w:val="fi-FI"/>
          </w:rPr>
          <w:delText xml:space="preserve">tilastollisesta </w:delText>
        </w:r>
      </w:del>
      <w:del w:id="866" w:author="Unknown Author" w:date="2017-09-07T11:56:56Z">
        <w:r>
          <w:rPr>
            <w:rFonts w:cs="Times New Roman" w:ascii="Times New Roman" w:hAnsi="Times New Roman"/>
            <w:sz w:val="24"/>
            <w:szCs w:val="24"/>
            <w:lang w:val="fi-FI"/>
          </w:rPr>
          <w:delText xml:space="preserve">koneoppimisesta ja muista informaatiotieteiden traditioista. Samalla olisi </w:delText>
        </w:r>
      </w:del>
      <w:del w:id="867" w:author="Unknown Author" w:date="2017-09-06T17:41:54Z">
        <w:r>
          <w:rPr>
            <w:rFonts w:cs="Times New Roman" w:ascii="Times New Roman" w:hAnsi="Times New Roman"/>
            <w:sz w:val="24"/>
            <w:szCs w:val="24"/>
            <w:lang w:val="fi-FI"/>
          </w:rPr>
          <w:delText xml:space="preserve">äärimmäisen </w:delText>
        </w:r>
      </w:del>
      <w:del w:id="868" w:author="Unknown Author" w:date="2017-09-07T11:56:56Z">
        <w:r>
          <w:rPr>
            <w:rFonts w:cs="Times New Roman" w:ascii="Times New Roman" w:hAnsi="Times New Roman"/>
            <w:sz w:val="24"/>
            <w:szCs w:val="24"/>
            <w:lang w:val="fi-FI"/>
          </w:rPr>
          <w:delText xml:space="preserve">tärkeää, että yhteistyötä tutkimuksen </w:delText>
        </w:r>
      </w:del>
      <w:del w:id="869" w:author="Unknown Author" w:date="2017-09-06T17:42:03Z">
        <w:r>
          <w:rPr>
            <w:rFonts w:cs="Times New Roman" w:ascii="Times New Roman" w:hAnsi="Times New Roman"/>
            <w:sz w:val="24"/>
            <w:szCs w:val="24"/>
            <w:lang w:val="fi-FI"/>
          </w:rPr>
          <w:delText xml:space="preserve">ja </w:delText>
        </w:r>
      </w:del>
      <w:del w:id="870" w:author="Unknown Author" w:date="2017-09-07T11:55:49Z">
        <w:r>
          <w:rPr>
            <w:rFonts w:cs="Times New Roman" w:ascii="Times New Roman" w:hAnsi="Times New Roman"/>
            <w:sz w:val="24"/>
            <w:szCs w:val="24"/>
            <w:lang w:val="fi-FI"/>
          </w:rPr>
          <w:delText xml:space="preserve">raakadataa </w:delText>
        </w:r>
      </w:del>
      <w:del w:id="871" w:author="Unknown Author" w:date="2017-09-06T17:41:59Z">
        <w:r>
          <w:rPr>
            <w:rFonts w:cs="Times New Roman" w:ascii="Times New Roman" w:hAnsi="Times New Roman"/>
            <w:sz w:val="24"/>
            <w:szCs w:val="24"/>
            <w:lang w:val="fi-FI"/>
          </w:rPr>
          <w:delText xml:space="preserve">useimmissa tapauksissa </w:delText>
        </w:r>
      </w:del>
      <w:del w:id="872" w:author="Unknown Author" w:date="2017-09-07T11:56:56Z">
        <w:r>
          <w:rPr>
            <w:rFonts w:cs="Times New Roman" w:ascii="Times New Roman" w:hAnsi="Times New Roman"/>
            <w:sz w:val="24"/>
            <w:szCs w:val="24"/>
            <w:lang w:val="fi-FI"/>
          </w:rPr>
          <w:delText xml:space="preserve">hallinnoivien kirjastojen </w:delText>
        </w:r>
      </w:del>
      <w:del w:id="873" w:author="Unknown Author" w:date="2017-09-06T17:42:05Z">
        <w:r>
          <w:rPr>
            <w:rFonts w:cs="Times New Roman" w:ascii="Times New Roman" w:hAnsi="Times New Roman"/>
            <w:sz w:val="24"/>
            <w:szCs w:val="24"/>
            <w:lang w:val="fi-FI"/>
          </w:rPr>
          <w:delText xml:space="preserve">sekä </w:delText>
        </w:r>
      </w:del>
      <w:del w:id="874" w:author="Unknown Author" w:date="2017-09-07T11:56:55Z">
        <w:r>
          <w:rPr>
            <w:rFonts w:cs="Times New Roman" w:ascii="Times New Roman" w:hAnsi="Times New Roman"/>
            <w:sz w:val="24"/>
            <w:szCs w:val="24"/>
            <w:lang w:val="fi-FI"/>
          </w:rPr>
          <w:delText>muiden muistiorganisaatioiden kesken syvennetään huomattavasti.</w:delText>
        </w:r>
      </w:del>
    </w:p>
    <w:p>
      <w:pPr>
        <w:pStyle w:val="Normal1"/>
        <w:rPr>
          <w:rFonts w:ascii="Times New Roman" w:hAnsi="Times New Roman" w:cs="Times New Roman"/>
          <w:sz w:val="24"/>
          <w:szCs w:val="24"/>
          <w:lang w:val="fi-FI"/>
        </w:rPr>
      </w:pPr>
      <w:del w:id="875" w:author="Unknown Author" w:date="2017-09-07T11:59:37Z">
        <w:r>
          <w:rPr>
            <w:rFonts w:cs="Times New Roman" w:ascii="Times New Roman" w:hAnsi="Times New Roman"/>
            <w:sz w:val="24"/>
            <w:szCs w:val="24"/>
            <w:lang w:val="fi-FI"/>
          </w:rPr>
          <w:delText xml:space="preserve"> </w:delText>
        </w:r>
      </w:del>
    </w:p>
    <w:p>
      <w:pPr>
        <w:pStyle w:val="Normal1"/>
        <w:rPr/>
      </w:pPr>
      <w:del w:id="876" w:author="Unknown Author" w:date="2017-09-07T11:59:37Z">
        <w:r>
          <w:rPr>
            <w:rFonts w:cs="Times New Roman" w:ascii="Times New Roman" w:hAnsi="Times New Roman"/>
            <w:sz w:val="24"/>
            <w:szCs w:val="24"/>
            <w:lang w:val="fi-FI"/>
          </w:rPr>
          <w:delText>Avoin data</w:delText>
        </w:r>
      </w:del>
      <w:del w:id="877" w:author="Unknown Author" w:date="2017-09-07T11:59:37Z">
        <w:r>
          <w:rPr>
            <w:rStyle w:val="FootnoteAnchor"/>
            <w:rFonts w:cs="Times New Roman" w:ascii="Times New Roman" w:hAnsi="Times New Roman"/>
            <w:sz w:val="24"/>
            <w:szCs w:val="24"/>
            <w:lang w:val="fi-FI"/>
          </w:rPr>
          <w:footnoteReference w:id="52"/>
        </w:r>
      </w:del>
      <w:del w:id="878" w:author="Unknown Author" w:date="2017-09-07T11:59:37Z">
        <w:r>
          <w:rPr>
            <w:rFonts w:cs="Times New Roman" w:ascii="Times New Roman" w:hAnsi="Times New Roman"/>
            <w:sz w:val="24"/>
            <w:szCs w:val="24"/>
            <w:lang w:val="fi-FI"/>
          </w:rPr>
          <w:delText xml:space="preserve"> </w:delText>
        </w:r>
      </w:del>
      <w:del w:id="879" w:author="Unknown Author" w:date="2017-09-06T17:42:12Z">
        <w:r>
          <w:rPr>
            <w:rFonts w:cs="Times New Roman" w:ascii="Times New Roman" w:hAnsi="Times New Roman"/>
            <w:sz w:val="24"/>
            <w:szCs w:val="24"/>
            <w:lang w:val="fi-FI"/>
          </w:rPr>
          <w:delText xml:space="preserve">viittaa digitaalisten aineistojen osalta </w:delText>
        </w:r>
      </w:del>
      <w:del w:id="880" w:author="Unknown Author" w:date="2017-09-07T11:59:37Z">
        <w:r>
          <w:rPr>
            <w:rFonts w:cs="Times New Roman" w:ascii="Times New Roman" w:hAnsi="Times New Roman"/>
            <w:sz w:val="24"/>
            <w:szCs w:val="24"/>
            <w:lang w:val="fi-FI"/>
          </w:rPr>
          <w:delText xml:space="preserve">siihen, että aineisto on saatavilla kokonaisuudessaan maksutta, tai minimaalisin tuotantokustannuksin, koneluettavassa muodossa eikä sen jatkokäytölle ole asetettu teknisiä, juridisia, kaupallisia tai muita rajoitteita. Aineistoa voi siis jalostaa, yhdistellä muihin aineistoihin, jakaa edelleen ja käyttää haluamallaan tavalla. Ainoa ehto avoimen aineiston käytölle on viittaaminen alkuperäiseen lähteeseen tavanomaisen tieteellisen käytännön mukaisesti. Tämä avoimen datan määritelmä on sopusoinnussa tieteen avoimuuden määritelmän ja vakiintuneiden viittauskäytäntöjen kanssa. Poikkeamat mistä tahansa avoimuuden osa-alueesta heikentävät koko tutkimusprosessin avoimuutta. Joidenkin arvioiden mukaan avoimuuden tuottama lisäarvo tutkimukselle ja yhteiskunnalle saattaa </w:delText>
        </w:r>
      </w:del>
      <w:del w:id="881" w:author="Unknown Author" w:date="2017-09-06T17:42:49Z">
        <w:r>
          <w:rPr>
            <w:rFonts w:cs="Times New Roman" w:ascii="Times New Roman" w:hAnsi="Times New Roman"/>
            <w:sz w:val="24"/>
            <w:szCs w:val="24"/>
            <w:lang w:val="fi-FI"/>
          </w:rPr>
          <w:delText xml:space="preserve">olla </w:delText>
        </w:r>
      </w:del>
      <w:del w:id="882" w:author="Unknown Author" w:date="2017-09-07T11:59:37Z">
        <w:r>
          <w:rPr>
            <w:rFonts w:cs="Times New Roman" w:ascii="Times New Roman" w:hAnsi="Times New Roman"/>
            <w:sz w:val="24"/>
            <w:szCs w:val="24"/>
            <w:lang w:val="fi-FI"/>
          </w:rPr>
          <w:delText>merkittävästi ylittää avoimuuden edistämiseen käytetyn taloudellisen panoksen.</w:delText>
        </w:r>
      </w:del>
      <w:del w:id="883" w:author="Unknown Author" w:date="2017-09-07T11:59:37Z">
        <w:r>
          <w:rPr>
            <w:rStyle w:val="FootnoteAnchor"/>
            <w:rFonts w:cs="Times New Roman" w:ascii="Times New Roman" w:hAnsi="Times New Roman"/>
            <w:sz w:val="24"/>
            <w:szCs w:val="24"/>
            <w:lang w:val="fi-FI"/>
          </w:rPr>
          <w:footnoteReference w:id="53"/>
        </w:r>
      </w:del>
      <w:del w:id="884" w:author="Unknown Author" w:date="2017-09-07T11:59:37Z">
        <w:r>
          <w:rPr>
            <w:rFonts w:cs="Times New Roman" w:ascii="Times New Roman" w:hAnsi="Times New Roman"/>
            <w:sz w:val="24"/>
            <w:szCs w:val="24"/>
            <w:lang w:val="fi-FI"/>
          </w:rPr>
          <w:delText xml:space="preserve"> </w:delText>
        </w:r>
      </w:del>
    </w:p>
    <w:p>
      <w:pPr>
        <w:pStyle w:val="Normal1"/>
        <w:rPr>
          <w:rFonts w:ascii="Times New Roman" w:hAnsi="Times New Roman" w:cs="Times New Roman"/>
          <w:lang w:val="fi-FI"/>
        </w:rPr>
      </w:pPr>
      <w:del w:id="885" w:author="Unknown Author" w:date="2017-09-07T11:59:37Z">
        <w:r>
          <w:rPr>
            <w:rFonts w:cs="Times New Roman" w:ascii="Times New Roman" w:hAnsi="Times New Roman"/>
            <w:sz w:val="24"/>
            <w:szCs w:val="24"/>
            <w:lang w:val="fi-FI"/>
          </w:rPr>
        </w:r>
      </w:del>
    </w:p>
    <w:p>
      <w:pPr>
        <w:pStyle w:val="Normal1"/>
        <w:rPr/>
      </w:pPr>
      <w:del w:id="886" w:author="Unknown Author" w:date="2017-09-07T11:58:59Z">
        <w:r>
          <w:rPr>
            <w:rFonts w:cs="Times New Roman" w:ascii="Times New Roman" w:hAnsi="Times New Roman"/>
            <w:sz w:val="24"/>
            <w:szCs w:val="24"/>
            <w:lang w:val="fi-FI"/>
          </w:rPr>
          <w:delText>Avoimen datan lisäksi keskeistä tutkimuksen läpinäkyvyydelle</w:delText>
        </w:r>
      </w:del>
      <w:del w:id="887" w:author="Unknown Author" w:date="2017-09-06T17:43:07Z">
        <w:r>
          <w:rPr>
            <w:rFonts w:cs="Times New Roman" w:ascii="Times New Roman" w:hAnsi="Times New Roman"/>
            <w:sz w:val="24"/>
            <w:szCs w:val="24"/>
            <w:lang w:val="fi-FI"/>
          </w:rPr>
          <w:delText xml:space="preserve">, toistettavuudelle </w:delText>
        </w:r>
      </w:del>
      <w:del w:id="888" w:author="Unknown Author" w:date="2017-09-07T11:58:59Z">
        <w:r>
          <w:rPr>
            <w:rFonts w:cs="Times New Roman" w:ascii="Times New Roman" w:hAnsi="Times New Roman"/>
            <w:sz w:val="24"/>
            <w:szCs w:val="24"/>
            <w:lang w:val="fi-FI"/>
          </w:rPr>
          <w:delText xml:space="preserve">ja edelleenkäytölle on </w:delText>
        </w:r>
      </w:del>
      <w:del w:id="889" w:author="Unknown Author" w:date="2017-09-06T17:43:16Z">
        <w:r>
          <w:rPr>
            <w:rFonts w:cs="Times New Roman" w:ascii="Times New Roman" w:hAnsi="Times New Roman"/>
            <w:sz w:val="24"/>
            <w:szCs w:val="24"/>
            <w:lang w:val="fi-FI"/>
          </w:rPr>
          <w:delText xml:space="preserve">aineistojen hallinnoinnin ja tilastollisten analyysien taustalla olevien </w:delText>
        </w:r>
      </w:del>
      <w:del w:id="890" w:author="Unknown Author" w:date="2017-09-06T17:43:16Z">
        <w:r>
          <w:rPr>
            <w:rFonts w:cs="Times New Roman" w:ascii="Times New Roman" w:hAnsi="Times New Roman"/>
            <w:sz w:val="24"/>
            <w:szCs w:val="24"/>
            <w:lang w:val="fi-FI"/>
          </w:rPr>
          <w:delText xml:space="preserve">lähdekoodien </w:delText>
        </w:r>
      </w:del>
      <w:del w:id="891" w:author="Unknown Author" w:date="2017-09-07T11:58:59Z">
        <w:r>
          <w:rPr>
            <w:rFonts w:cs="Times New Roman" w:ascii="Times New Roman" w:hAnsi="Times New Roman"/>
            <w:sz w:val="24"/>
            <w:szCs w:val="24"/>
            <w:lang w:val="fi-FI"/>
          </w:rPr>
          <w:delText>avoin julkaiseminen.</w:delText>
        </w:r>
      </w:del>
      <w:del w:id="892" w:author="Unknown Author" w:date="2017-09-07T11:58:59Z">
        <w:r>
          <w:rPr>
            <w:rStyle w:val="FootnoteAnchor"/>
            <w:rFonts w:cs="Times New Roman" w:ascii="Times New Roman" w:hAnsi="Times New Roman"/>
            <w:sz w:val="24"/>
            <w:szCs w:val="24"/>
            <w:lang w:val="fi-FI"/>
          </w:rPr>
          <w:footnoteReference w:id="54"/>
        </w:r>
      </w:del>
      <w:del w:id="893" w:author="Unknown Author" w:date="2017-09-07T11:58:59Z">
        <w:r>
          <w:rPr>
            <w:rFonts w:cs="Times New Roman" w:ascii="Times New Roman" w:hAnsi="Times New Roman"/>
            <w:sz w:val="24"/>
            <w:szCs w:val="24"/>
            <w:lang w:val="fi-FI"/>
          </w:rPr>
          <w:delText xml:space="preserve"> Avoimesta lähdekoodista keskusteleminen saattaa tuntua historian tutkijoille vieraalta, mutta digitaalisten menetelmien käytön lisääntyessä </w:delText>
        </w:r>
      </w:del>
      <w:del w:id="894" w:author="Unknown Author" w:date="2017-09-06T17:43:35Z">
        <w:r>
          <w:rPr>
            <w:rFonts w:cs="Times New Roman" w:ascii="Times New Roman" w:hAnsi="Times New Roman"/>
            <w:sz w:val="24"/>
            <w:szCs w:val="24"/>
            <w:lang w:val="fi-FI"/>
          </w:rPr>
          <w:delText xml:space="preserve">uusien </w:delText>
        </w:r>
      </w:del>
      <w:del w:id="895" w:author="Unknown Author" w:date="2017-09-07T11:58:59Z">
        <w:r>
          <w:rPr>
            <w:rFonts w:cs="Times New Roman" w:ascii="Times New Roman" w:hAnsi="Times New Roman"/>
            <w:sz w:val="24"/>
            <w:szCs w:val="24"/>
            <w:lang w:val="fi-FI"/>
          </w:rPr>
          <w:delText>avointen toimintamallien edistäminen on merkittävää. Käytäntö on nopeasti yleistynyt erityisesti luonnontieteen alalla, jossa vertaisarvioitujen tutkimusten laadintaan liittyviä lähdekoodeja julkaistaan hajautetuissa versionhallintapalveluissa.</w:delText>
        </w:r>
      </w:del>
      <w:del w:id="896" w:author="Unknown Author" w:date="2017-09-07T11:58:59Z">
        <w:r>
          <w:rPr>
            <w:rStyle w:val="FootnoteAnchor"/>
            <w:rFonts w:cs="Times New Roman" w:ascii="Times New Roman" w:hAnsi="Times New Roman"/>
            <w:sz w:val="24"/>
            <w:szCs w:val="24"/>
            <w:lang w:val="fi-FI"/>
          </w:rPr>
          <w:footnoteReference w:id="55"/>
        </w:r>
      </w:del>
    </w:p>
    <w:p>
      <w:pPr>
        <w:pStyle w:val="Normal1"/>
        <w:rPr>
          <w:rFonts w:ascii="Times New Roman" w:hAnsi="Times New Roman" w:cs="Times New Roman"/>
          <w:sz w:val="24"/>
          <w:szCs w:val="24"/>
          <w:lang w:val="fi-FI"/>
          <w:del w:id="898" w:author="Unknown Author" w:date="2017-09-07T12:03:02Z"/>
        </w:rPr>
      </w:pPr>
      <w:del w:id="897" w:author="Unknown Author" w:date="2017-09-07T12:03:02Z">
        <w:r>
          <w:rPr/>
        </w:r>
      </w:del>
    </w:p>
    <w:p>
      <w:pPr>
        <w:pStyle w:val="Normal1"/>
        <w:rPr/>
      </w:pPr>
      <w:ins w:id="899" w:author="Unknown Author" w:date="2017-09-07T12:03:03Z">
        <w:r>
          <w:rPr>
            <w:rFonts w:cs="Times New Roman" w:ascii="Times New Roman" w:hAnsi="Times New Roman"/>
            <w:sz w:val="24"/>
            <w:szCs w:val="24"/>
            <w:lang w:val="fi-FI"/>
          </w:rPr>
          <w:t xml:space="preserve"> </w:t>
        </w:r>
      </w:ins>
      <w:r>
        <w:rPr>
          <w:rFonts w:cs="Times New Roman" w:ascii="Times New Roman" w:hAnsi="Times New Roman"/>
          <w:sz w:val="24"/>
          <w:szCs w:val="24"/>
          <w:lang w:val="fi-FI"/>
        </w:rPr>
        <w:t xml:space="preserve">Kvantitatiivisen tutkimuksen ohessa syntyy aineiston jalostamiseen ja tilastolliseen analysointiin soveltuvaa lähdekoodia, joka voidaan järjestää tieteelliseksi laskentakirjastoksi ja hyödyntää myöhemmin muiden vastaavien aineistojen tutkimuksessa. Avoin tieteellinen laskentakirjasto (Kuva 9) viittaa toimintaympäristöön, joka tarjoaa yhteisöllisesti kehitettäviä avoimen lähdekoodin välineitä aineistojen </w:t>
      </w:r>
      <w:del w:id="900" w:author="Unknown Author" w:date="2017-09-06T17:46:26Z">
        <w:r>
          <w:rPr>
            <w:rFonts w:cs="Times New Roman" w:ascii="Times New Roman" w:hAnsi="Times New Roman"/>
            <w:sz w:val="24"/>
            <w:szCs w:val="24"/>
            <w:lang w:val="fi-FI"/>
          </w:rPr>
          <w:delText>jalostamiseen, yhdistelyyn, tilastolliseen analysointiin ja automatisoituun raportointiin</w:delText>
        </w:r>
      </w:del>
      <w:ins w:id="901" w:author="Unknown Author" w:date="2017-09-06T17:46:27Z">
        <w:r>
          <w:rPr>
            <w:rFonts w:cs="Times New Roman" w:ascii="Times New Roman" w:hAnsi="Times New Roman"/>
            <w:sz w:val="24"/>
            <w:szCs w:val="24"/>
            <w:lang w:val="fi-FI"/>
          </w:rPr>
          <w:t>tutkimuskäyttöön</w:t>
        </w:r>
      </w:ins>
      <w:ins w:id="902" w:author="Unknown Author" w:date="2017-09-06T17:48:49Z">
        <w:r>
          <w:rPr>
            <w:rFonts w:cs="Times New Roman" w:ascii="Times New Roman" w:hAnsi="Times New Roman"/>
            <w:sz w:val="24"/>
            <w:szCs w:val="24"/>
            <w:lang w:val="fi-FI"/>
          </w:rPr>
          <w:t xml:space="preserve"> tilastollisissa ohjelmointiympäristöissä</w:t>
        </w:r>
      </w:ins>
      <w:r>
        <w:rPr>
          <w:rFonts w:cs="Times New Roman" w:ascii="Times New Roman" w:hAnsi="Times New Roman"/>
          <w:sz w:val="24"/>
          <w:szCs w:val="24"/>
          <w:lang w:val="fi-FI"/>
        </w:rPr>
        <w:t xml:space="preserve">. </w:t>
      </w:r>
      <w:del w:id="903" w:author="Unknown Author" w:date="2017-09-06T17:46:39Z">
        <w:r>
          <w:rPr>
            <w:rFonts w:cs="Times New Roman" w:ascii="Times New Roman" w:hAnsi="Times New Roman"/>
            <w:sz w:val="24"/>
            <w:szCs w:val="24"/>
            <w:lang w:val="fi-FI"/>
          </w:rPr>
          <w:delText>Tämä takaa, että j</w:delText>
        </w:r>
      </w:del>
      <w:ins w:id="904" w:author="Unknown Author" w:date="2017-09-06T17:46:39Z">
        <w:r>
          <w:rPr>
            <w:rFonts w:cs="Times New Roman" w:ascii="Times New Roman" w:hAnsi="Times New Roman"/>
            <w:sz w:val="24"/>
            <w:szCs w:val="24"/>
            <w:lang w:val="fi-FI"/>
          </w:rPr>
          <w:t>J</w:t>
        </w:r>
      </w:ins>
      <w:r>
        <w:rPr>
          <w:rFonts w:cs="Times New Roman" w:ascii="Times New Roman" w:hAnsi="Times New Roman"/>
          <w:sz w:val="24"/>
          <w:szCs w:val="24"/>
          <w:lang w:val="fi-FI"/>
        </w:rPr>
        <w:t xml:space="preserve">okainen </w:t>
      </w:r>
      <w:del w:id="905" w:author="Unknown Author" w:date="2017-09-06T17:46:53Z">
        <w:r>
          <w:rPr>
            <w:rFonts w:cs="Times New Roman" w:ascii="Times New Roman" w:hAnsi="Times New Roman"/>
            <w:sz w:val="24"/>
            <w:szCs w:val="24"/>
            <w:lang w:val="fi-FI"/>
          </w:rPr>
          <w:delText xml:space="preserve">tutkimuksessa tehty tilastollisen analyysin </w:delText>
        </w:r>
      </w:del>
      <w:ins w:id="906" w:author="Unknown Author" w:date="2017-09-06T17:46:57Z">
        <w:r>
          <w:rPr>
            <w:rFonts w:cs="Times New Roman" w:ascii="Times New Roman" w:hAnsi="Times New Roman"/>
            <w:sz w:val="24"/>
            <w:szCs w:val="24"/>
            <w:lang w:val="fi-FI"/>
          </w:rPr>
          <w:t xml:space="preserve">analyysiprosessin </w:t>
        </w:r>
      </w:ins>
      <w:r>
        <w:rPr>
          <w:rFonts w:cs="Times New Roman" w:ascii="Times New Roman" w:hAnsi="Times New Roman"/>
          <w:sz w:val="24"/>
          <w:szCs w:val="24"/>
          <w:lang w:val="fi-FI"/>
        </w:rPr>
        <w:t xml:space="preserve">yksityiskohta alkuperäisestä raakadatasta lopullisiin </w:t>
      </w:r>
      <w:del w:id="907" w:author="Unknown Author" w:date="2017-09-06T17:47:05Z">
        <w:r>
          <w:rPr>
            <w:rFonts w:cs="Times New Roman" w:ascii="Times New Roman" w:hAnsi="Times New Roman"/>
            <w:sz w:val="24"/>
            <w:szCs w:val="24"/>
            <w:lang w:val="fi-FI"/>
          </w:rPr>
          <w:delText xml:space="preserve">yhteenvetoihin ja visualisointihin </w:delText>
        </w:r>
      </w:del>
      <w:ins w:id="908" w:author="Unknown Author" w:date="2017-09-06T17:47:10Z">
        <w:r>
          <w:rPr>
            <w:rFonts w:cs="Times New Roman" w:ascii="Times New Roman" w:hAnsi="Times New Roman"/>
            <w:sz w:val="24"/>
            <w:szCs w:val="24"/>
            <w:lang w:val="fi-FI"/>
          </w:rPr>
          <w:t xml:space="preserve">yhteenvetoihin </w:t>
        </w:r>
      </w:ins>
      <w:r>
        <w:rPr>
          <w:rFonts w:cs="Times New Roman" w:ascii="Times New Roman" w:hAnsi="Times New Roman"/>
          <w:sz w:val="24"/>
          <w:szCs w:val="24"/>
          <w:lang w:val="fi-FI"/>
        </w:rPr>
        <w:t xml:space="preserve">on läpinäkyvä. Tämä vähentää mahdollisuuksia </w:t>
      </w:r>
      <w:del w:id="909" w:author="Unknown Author" w:date="2017-09-06T17:47:18Z">
        <w:r>
          <w:rPr>
            <w:rFonts w:cs="Times New Roman" w:ascii="Times New Roman" w:hAnsi="Times New Roman"/>
            <w:sz w:val="24"/>
            <w:szCs w:val="24"/>
            <w:lang w:val="fi-FI"/>
          </w:rPr>
          <w:delText xml:space="preserve">virheiden tai </w:delText>
        </w:r>
      </w:del>
      <w:r>
        <w:rPr>
          <w:rFonts w:cs="Times New Roman" w:ascii="Times New Roman" w:hAnsi="Times New Roman"/>
          <w:sz w:val="24"/>
          <w:szCs w:val="24"/>
          <w:lang w:val="fi-FI"/>
        </w:rPr>
        <w:t>vääristymien piilotteluun ja parantaa tutkimuksen laatua.</w:t>
      </w:r>
      <w:r>
        <w:rPr>
          <w:rStyle w:val="FootnoteAnchor"/>
          <w:rFonts w:cs="Times New Roman" w:ascii="Times New Roman" w:hAnsi="Times New Roman"/>
          <w:sz w:val="24"/>
          <w:szCs w:val="24"/>
          <w:lang w:val="fi-FI"/>
        </w:rPr>
        <w:footnoteReference w:id="56"/>
      </w:r>
      <w:r>
        <w:rPr>
          <w:rFonts w:cs="Times New Roman" w:ascii="Times New Roman" w:hAnsi="Times New Roman"/>
          <w:sz w:val="24"/>
          <w:szCs w:val="24"/>
          <w:lang w:val="fi-FI"/>
        </w:rPr>
        <w:t xml:space="preserve"> Valmiisiin </w:t>
      </w:r>
      <w:del w:id="910" w:author="Unknown Author" w:date="2017-09-06T17:47:49Z">
        <w:r>
          <w:rPr>
            <w:rFonts w:cs="Times New Roman" w:ascii="Times New Roman" w:hAnsi="Times New Roman"/>
            <w:sz w:val="24"/>
            <w:szCs w:val="24"/>
            <w:lang w:val="fi-FI"/>
          </w:rPr>
          <w:delText xml:space="preserve">ohjelmistoihin </w:delText>
        </w:r>
      </w:del>
      <w:ins w:id="911" w:author="Unknown Author" w:date="2017-09-06T17:47:43Z">
        <w:r>
          <w:rPr>
            <w:rFonts w:cs="Times New Roman" w:ascii="Times New Roman" w:hAnsi="Times New Roman"/>
            <w:sz w:val="24"/>
            <w:szCs w:val="24"/>
            <w:lang w:val="fi-FI"/>
          </w:rPr>
          <w:t xml:space="preserve">käyttöliittymiin </w:t>
        </w:r>
      </w:ins>
      <w:r>
        <w:rPr>
          <w:rFonts w:cs="Times New Roman" w:ascii="Times New Roman" w:hAnsi="Times New Roman"/>
          <w:sz w:val="24"/>
          <w:szCs w:val="24"/>
          <w:lang w:val="fi-FI"/>
        </w:rPr>
        <w:t xml:space="preserve">verrattuna laskentakirjastot tarjoavat joustavampia rakennuspalikoita, joista alan tutkija voi rakentaa omiin tarpeisiinsa sopivan kokonaisuuden. Tämä vähentää </w:t>
      </w:r>
      <w:del w:id="912" w:author="Unknown Author" w:date="2017-09-07T12:03:49Z">
        <w:r>
          <w:rPr>
            <w:rFonts w:cs="Times New Roman" w:ascii="Times New Roman" w:hAnsi="Times New Roman"/>
            <w:sz w:val="24"/>
            <w:szCs w:val="24"/>
            <w:lang w:val="fi-FI"/>
          </w:rPr>
          <w:delText xml:space="preserve">edellä mainittuja työaikaa tuhlaavia </w:delText>
        </w:r>
      </w:del>
      <w:r>
        <w:rPr>
          <w:rFonts w:cs="Times New Roman" w:ascii="Times New Roman" w:hAnsi="Times New Roman"/>
          <w:sz w:val="24"/>
          <w:szCs w:val="24"/>
          <w:lang w:val="fi-FI"/>
        </w:rPr>
        <w:t>rutiininomaisia työvaiheita</w:t>
      </w:r>
      <w:del w:id="913" w:author="Unknown Author" w:date="2017-09-07T12:03:53Z">
        <w:r>
          <w:rPr>
            <w:rFonts w:cs="Times New Roman" w:ascii="Times New Roman" w:hAnsi="Times New Roman"/>
            <w:sz w:val="24"/>
            <w:szCs w:val="24"/>
            <w:lang w:val="fi-FI"/>
          </w:rPr>
          <w:delText xml:space="preserve"> tutkimusaiheesta riippumatta</w:delText>
        </w:r>
      </w:del>
      <w:r>
        <w:rPr>
          <w:rFonts w:cs="Times New Roman" w:ascii="Times New Roman" w:hAnsi="Times New Roman"/>
          <w:sz w:val="24"/>
          <w:szCs w:val="24"/>
          <w:lang w:val="fi-FI"/>
        </w:rPr>
        <w:t>. Historiallisiin lähteisiin liittyen esimerkiksi kirjastoluetteloiden kuvailutiedot ovat varsin yhtenäisiä ylläpitäjästä riippumatta. Tämä tarjoaa mahdollisuuksia eri maiden kirjastoluetteloiden yhdistämiseen ja tiedontuotannon tutkimiseen kansainvälisellä tasolla.</w:t>
      </w:r>
    </w:p>
    <w:p>
      <w:pPr>
        <w:pStyle w:val="Normal1"/>
        <w:rPr>
          <w:rFonts w:ascii="Times New Roman" w:hAnsi="Times New Roman" w:cs="Times New Roman"/>
          <w:sz w:val="24"/>
          <w:szCs w:val="24"/>
          <w:lang w:val="fi-FI"/>
        </w:rPr>
      </w:pPr>
      <w:r>
        <w:rPr>
          <w:rFonts w:cs="Times New Roman" w:ascii="Times New Roman" w:hAnsi="Times New Roman"/>
          <w:sz w:val="24"/>
          <w:szCs w:val="24"/>
          <w:lang w:val="fi-FI"/>
        </w:rPr>
      </w:r>
    </w:p>
    <w:p>
      <w:pPr>
        <w:pStyle w:val="Normal1"/>
        <w:rPr/>
      </w:pPr>
      <w:del w:id="914" w:author="Unknown Author" w:date="2017-09-06T17:50:33Z">
        <w:r>
          <w:rPr>
            <w:rFonts w:cs="Times New Roman" w:ascii="Times New Roman" w:hAnsi="Times New Roman"/>
            <w:sz w:val="24"/>
            <w:szCs w:val="24"/>
            <w:lang w:val="fi-FI"/>
          </w:rPr>
          <w:delText>Tutkimusaineistojen ja menetelmien a</w:delText>
        </w:r>
      </w:del>
      <w:ins w:id="915" w:author="Unknown Author" w:date="2017-09-06T17:50:33Z">
        <w:r>
          <w:rPr>
            <w:rFonts w:cs="Times New Roman" w:ascii="Times New Roman" w:hAnsi="Times New Roman"/>
            <w:sz w:val="24"/>
            <w:szCs w:val="24"/>
            <w:lang w:val="fi-FI"/>
          </w:rPr>
          <w:t>A</w:t>
        </w:r>
      </w:ins>
      <w:r>
        <w:rPr>
          <w:rFonts w:cs="Times New Roman" w:ascii="Times New Roman" w:hAnsi="Times New Roman"/>
          <w:sz w:val="24"/>
          <w:szCs w:val="24"/>
          <w:lang w:val="fi-FI"/>
        </w:rPr>
        <w:t>voimuus parantaa myös tutkimuksen toistettavuutta</w:t>
      </w:r>
      <w:ins w:id="916" w:author="Unknown Author" w:date="2017-09-07T12:07:15Z">
        <w:r>
          <w:rPr>
            <w:rFonts w:cs="Times New Roman" w:ascii="Times New Roman" w:hAnsi="Times New Roman"/>
            <w:sz w:val="24"/>
            <w:szCs w:val="24"/>
            <w:lang w:val="fi-FI"/>
          </w:rPr>
          <w:t xml:space="preserve"> </w:t>
        </w:r>
      </w:ins>
      <w:ins w:id="917" w:author="Unknown Author" w:date="2017-09-07T12:07:15Z">
        <w:r>
          <w:rPr>
            <w:rFonts w:cs="Times New Roman" w:ascii="Times New Roman" w:hAnsi="Times New Roman"/>
            <w:sz w:val="24"/>
            <w:szCs w:val="24"/>
            <w:lang w:val="fi-FI"/>
          </w:rPr>
          <w:t>ja läpinäkyvyyttä</w:t>
        </w:r>
      </w:ins>
      <w:r>
        <w:rPr>
          <w:rFonts w:cs="Times New Roman" w:ascii="Times New Roman" w:hAnsi="Times New Roman"/>
          <w:sz w:val="24"/>
          <w:szCs w:val="24"/>
          <w:lang w:val="fi-FI"/>
        </w:rPr>
        <w:t xml:space="preserve">. Nykytilanteessa tutkija saattaa tehdä suljettujen käyttöliittymien avulla monimutkaisiakin tietokantahakuja ja muodostaa niiden perusteella </w:t>
      </w:r>
      <w:del w:id="918" w:author="Unknown Author" w:date="2017-09-06T17:54:06Z">
        <w:r>
          <w:rPr>
            <w:rFonts w:cs="Times New Roman" w:ascii="Times New Roman" w:hAnsi="Times New Roman"/>
            <w:sz w:val="24"/>
            <w:szCs w:val="24"/>
            <w:lang w:val="fi-FI"/>
          </w:rPr>
          <w:delText xml:space="preserve">erilaisia </w:delText>
        </w:r>
      </w:del>
      <w:ins w:id="919" w:author="Unknown Author" w:date="2017-09-06T17:54:07Z">
        <w:r>
          <w:rPr>
            <w:rFonts w:cs="Times New Roman" w:ascii="Times New Roman" w:hAnsi="Times New Roman"/>
            <w:sz w:val="24"/>
            <w:szCs w:val="24"/>
            <w:lang w:val="fi-FI"/>
          </w:rPr>
          <w:t xml:space="preserve">heuristisia </w:t>
        </w:r>
      </w:ins>
      <w:r>
        <w:rPr>
          <w:rFonts w:cs="Times New Roman" w:ascii="Times New Roman" w:hAnsi="Times New Roman"/>
          <w:sz w:val="24"/>
          <w:szCs w:val="24"/>
          <w:lang w:val="fi-FI"/>
        </w:rPr>
        <w:t xml:space="preserve">päättelyketjuja tiettyjen termien käytön historiallisesti kehityksestä, mutta tehdyistä hauista, niiden sisällöstä ja päättelyketjusta ei välttämättä jää edes tutkijalle itselleen selkeää kirjanpitoa. </w:t>
      </w:r>
      <w:del w:id="920" w:author="Unknown Author" w:date="2017-09-07T12:07:24Z">
        <w:r>
          <w:rPr>
            <w:rFonts w:cs="Times New Roman" w:ascii="Times New Roman" w:hAnsi="Times New Roman"/>
            <w:sz w:val="24"/>
            <w:szCs w:val="24"/>
            <w:lang w:val="fi-FI"/>
          </w:rPr>
          <w:delText>Analyysien a</w:delText>
        </w:r>
      </w:del>
      <w:ins w:id="921" w:author="Unknown Author" w:date="2017-09-07T12:07:25Z">
        <w:r>
          <w:rPr>
            <w:rFonts w:cs="Times New Roman" w:ascii="Times New Roman" w:hAnsi="Times New Roman"/>
            <w:sz w:val="24"/>
            <w:szCs w:val="24"/>
            <w:lang w:val="fi-FI"/>
          </w:rPr>
          <w:t>A</w:t>
        </w:r>
      </w:ins>
      <w:r>
        <w:rPr>
          <w:rFonts w:cs="Times New Roman" w:ascii="Times New Roman" w:hAnsi="Times New Roman"/>
          <w:sz w:val="24"/>
          <w:szCs w:val="24"/>
          <w:lang w:val="fi-FI"/>
        </w:rPr>
        <w:t xml:space="preserve">utomatisointi tarjoaa </w:t>
      </w:r>
      <w:del w:id="922" w:author="Unknown Author" w:date="2017-09-06T17:54:14Z">
        <w:r>
          <w:rPr>
            <w:rFonts w:cs="Times New Roman" w:ascii="Times New Roman" w:hAnsi="Times New Roman"/>
            <w:sz w:val="24"/>
            <w:szCs w:val="24"/>
            <w:lang w:val="fi-FI"/>
          </w:rPr>
          <w:delText xml:space="preserve">ongelmaan </w:delText>
        </w:r>
      </w:del>
      <w:ins w:id="923" w:author="Unknown Author" w:date="2017-09-06T17:54:15Z">
        <w:r>
          <w:rPr>
            <w:rFonts w:cs="Times New Roman" w:ascii="Times New Roman" w:hAnsi="Times New Roman"/>
            <w:sz w:val="24"/>
            <w:szCs w:val="24"/>
            <w:lang w:val="fi-FI"/>
          </w:rPr>
          <w:t xml:space="preserve">tähän </w:t>
        </w:r>
      </w:ins>
      <w:r>
        <w:rPr>
          <w:rFonts w:cs="Times New Roman" w:ascii="Times New Roman" w:hAnsi="Times New Roman"/>
          <w:sz w:val="24"/>
          <w:szCs w:val="24"/>
          <w:lang w:val="fi-FI"/>
        </w:rPr>
        <w:t xml:space="preserve">ratkaisun. </w:t>
      </w:r>
      <w:del w:id="924" w:author="Unknown Author" w:date="2017-09-06T17:54:31Z">
        <w:r>
          <w:rPr>
            <w:rFonts w:cs="Times New Roman" w:ascii="Times New Roman" w:hAnsi="Times New Roman"/>
            <w:sz w:val="24"/>
            <w:szCs w:val="24"/>
            <w:lang w:val="fi-FI"/>
          </w:rPr>
          <w:delText>Samalla m</w:delText>
        </w:r>
      </w:del>
      <w:ins w:id="925" w:author="Unknown Author" w:date="2017-09-06T17:54:31Z">
        <w:r>
          <w:rPr>
            <w:rFonts w:cs="Times New Roman" w:ascii="Times New Roman" w:hAnsi="Times New Roman"/>
            <w:sz w:val="24"/>
            <w:szCs w:val="24"/>
            <w:lang w:val="fi-FI"/>
          </w:rPr>
          <w:t>Avoimuuden ansiosta m</w:t>
        </w:r>
      </w:ins>
      <w:r>
        <w:rPr>
          <w:rFonts w:cs="Times New Roman" w:ascii="Times New Roman" w:hAnsi="Times New Roman"/>
          <w:sz w:val="24"/>
          <w:szCs w:val="24"/>
          <w:lang w:val="fi-FI"/>
        </w:rPr>
        <w:t>uut</w:t>
      </w:r>
      <w:del w:id="926" w:author="Unknown Author" w:date="2017-09-06T17:54:42Z">
        <w:r>
          <w:rPr>
            <w:rFonts w:cs="Times New Roman" w:ascii="Times New Roman" w:hAnsi="Times New Roman"/>
            <w:sz w:val="24"/>
            <w:szCs w:val="24"/>
            <w:lang w:val="fi-FI"/>
          </w:rPr>
          <w:delText>kin</w:delText>
        </w:r>
      </w:del>
      <w:ins w:id="927" w:author="Unknown Author" w:date="2017-09-06T17:54:52Z">
        <w:r>
          <w:rPr>
            <w:rFonts w:cs="Times New Roman" w:ascii="Times New Roman" w:hAnsi="Times New Roman"/>
            <w:sz w:val="24"/>
            <w:szCs w:val="24"/>
            <w:lang w:val="fi-FI"/>
          </w:rPr>
          <w:t>kin</w:t>
        </w:r>
      </w:ins>
      <w:r>
        <w:rPr>
          <w:rFonts w:cs="Times New Roman" w:ascii="Times New Roman" w:hAnsi="Times New Roman"/>
          <w:sz w:val="24"/>
          <w:szCs w:val="24"/>
          <w:lang w:val="fi-FI"/>
        </w:rPr>
        <w:t xml:space="preserve"> voivat hyödyntää samoja ratkaisuja omassa työssään</w:t>
      </w:r>
      <w:del w:id="928" w:author="Unknown Author" w:date="2017-09-06T17:55:16Z">
        <w:r>
          <w:rPr>
            <w:rFonts w:cs="Times New Roman" w:ascii="Times New Roman" w:hAnsi="Times New Roman"/>
            <w:sz w:val="24"/>
            <w:szCs w:val="24"/>
            <w:lang w:val="fi-FI"/>
          </w:rPr>
          <w:delText xml:space="preserve"> ja </w:delText>
        </w:r>
      </w:del>
      <w:ins w:id="929" w:author="Unknown Author" w:date="2017-09-06T17:55:01Z">
        <w:r>
          <w:rPr>
            <w:rFonts w:cs="Times New Roman" w:ascii="Times New Roman" w:hAnsi="Times New Roman"/>
            <w:sz w:val="24"/>
            <w:szCs w:val="24"/>
            <w:lang w:val="fi-FI"/>
          </w:rPr>
          <w:t xml:space="preserve">, </w:t>
        </w:r>
      </w:ins>
      <w:ins w:id="930" w:author="Unknown Author" w:date="2017-09-06T17:55:01Z">
        <w:r>
          <w:rPr>
            <w:rFonts w:cs="Times New Roman" w:ascii="Times New Roman" w:hAnsi="Times New Roman"/>
            <w:sz w:val="24"/>
            <w:szCs w:val="24"/>
            <w:lang w:val="fi-FI"/>
          </w:rPr>
          <w:t>jatko</w:t>
        </w:r>
      </w:ins>
      <w:r>
        <w:rPr>
          <w:rFonts w:cs="Times New Roman" w:ascii="Times New Roman" w:hAnsi="Times New Roman"/>
          <w:sz w:val="24"/>
          <w:szCs w:val="24"/>
          <w:lang w:val="fi-FI"/>
        </w:rPr>
        <w:t xml:space="preserve">kehittää sitä </w:t>
      </w:r>
      <w:del w:id="931" w:author="Unknown Author" w:date="2017-09-06T17:55:04Z">
        <w:r>
          <w:rPr>
            <w:rFonts w:cs="Times New Roman" w:ascii="Times New Roman" w:hAnsi="Times New Roman"/>
            <w:sz w:val="24"/>
            <w:szCs w:val="24"/>
            <w:lang w:val="fi-FI"/>
          </w:rPr>
          <w:delText xml:space="preserve">halutessaan edelleen </w:delText>
        </w:r>
      </w:del>
      <w:r>
        <w:rPr>
          <w:rFonts w:cs="Times New Roman" w:ascii="Times New Roman" w:hAnsi="Times New Roman"/>
          <w:sz w:val="24"/>
          <w:szCs w:val="24"/>
          <w:lang w:val="fi-FI"/>
        </w:rPr>
        <w:t>omiin tarpeisiinsa</w:t>
      </w:r>
      <w:ins w:id="932" w:author="Unknown Author" w:date="2017-09-06T17:55:10Z">
        <w:r>
          <w:rPr>
            <w:rFonts w:cs="Times New Roman" w:ascii="Times New Roman" w:hAnsi="Times New Roman"/>
            <w:sz w:val="24"/>
            <w:szCs w:val="24"/>
            <w:lang w:val="fi-FI"/>
          </w:rPr>
          <w:t>,</w:t>
        </w:r>
      </w:ins>
      <w:r>
        <w:rPr>
          <w:rFonts w:cs="Times New Roman" w:ascii="Times New Roman" w:hAnsi="Times New Roman"/>
          <w:sz w:val="24"/>
          <w:szCs w:val="24"/>
          <w:lang w:val="fi-FI"/>
        </w:rPr>
        <w:t xml:space="preserve"> ja jakaa </w:t>
      </w:r>
      <w:del w:id="933" w:author="Unknown Author" w:date="2017-09-06T17:55:19Z">
        <w:r>
          <w:rPr>
            <w:rFonts w:cs="Times New Roman" w:ascii="Times New Roman" w:hAnsi="Times New Roman"/>
            <w:sz w:val="24"/>
            <w:szCs w:val="24"/>
            <w:lang w:val="fi-FI"/>
          </w:rPr>
          <w:delText xml:space="preserve">työnsä </w:delText>
        </w:r>
      </w:del>
      <w:r>
        <w:rPr>
          <w:rFonts w:cs="Times New Roman" w:ascii="Times New Roman" w:hAnsi="Times New Roman"/>
          <w:sz w:val="24"/>
          <w:szCs w:val="24"/>
          <w:lang w:val="fi-FI"/>
        </w:rPr>
        <w:t xml:space="preserve">tulokset takaisin yhteisön käyttöön. Tiedeyhteisön näkökulmasta tällainen malli voi vähentää merkittävästi päällekkäistä työtä ja tarjoaa mahdollisuuksia verkostomaiseen, perinteiset institutionaaliset ja maantieteelliset rajat, ylittävään yhteistyöhön, joka hyödyttää kaikkia alan toimijoita ja vauhdittaa </w:t>
      </w:r>
      <w:del w:id="934" w:author="Unknown Author" w:date="2017-09-06T17:55:32Z">
        <w:r>
          <w:rPr>
            <w:rFonts w:cs="Times New Roman" w:ascii="Times New Roman" w:hAnsi="Times New Roman"/>
            <w:sz w:val="24"/>
            <w:szCs w:val="24"/>
            <w:lang w:val="fi-FI"/>
          </w:rPr>
          <w:delText xml:space="preserve">alan </w:delText>
        </w:r>
      </w:del>
      <w:r>
        <w:rPr>
          <w:rFonts w:cs="Times New Roman" w:ascii="Times New Roman" w:hAnsi="Times New Roman"/>
          <w:sz w:val="24"/>
          <w:szCs w:val="24"/>
          <w:lang w:val="fi-FI"/>
        </w:rPr>
        <w:t xml:space="preserve">tutkimusta. </w:t>
      </w:r>
      <w:del w:id="935" w:author="Unknown Author" w:date="2017-09-06T17:55:42Z">
        <w:r>
          <w:rPr>
            <w:rFonts w:cs="Times New Roman" w:ascii="Times New Roman" w:hAnsi="Times New Roman"/>
            <w:sz w:val="24"/>
            <w:szCs w:val="24"/>
            <w:lang w:val="fi-FI"/>
          </w:rPr>
          <w:delText>Hajautettu versionhallinta, jota sovelletaan jo esimerkiksi monien luonnontieteen alojen tutkimuksessa menestyksekkäästi, mahdollistaa laajemman tiedeyhteisön osallistumisen välineiden kehitykseen ja soveltamiseen. A</w:delText>
        </w:r>
      </w:del>
      <w:del w:id="936" w:author="Unknown Author" w:date="2017-09-06T17:55:42Z">
        <w:r>
          <w:rPr>
            <w:rFonts w:cs="Times New Roman" w:ascii="Times New Roman" w:hAnsi="Times New Roman"/>
            <w:sz w:val="24"/>
            <w:szCs w:val="24"/>
            <w:lang w:val="fi-FI"/>
          </w:rPr>
          <w:delText xml:space="preserve">voimen toimintamallin sivutuotteena syntyy perinteiset rajat ylittävää yhteistyötä ja tutkimusnäkökulmia. </w:delText>
        </w:r>
      </w:del>
      <w:r>
        <w:rPr>
          <w:rFonts w:cs="Times New Roman" w:ascii="Times New Roman" w:hAnsi="Times New Roman"/>
          <w:sz w:val="24"/>
          <w:szCs w:val="24"/>
          <w:lang w:val="fi-FI"/>
        </w:rPr>
        <w:t xml:space="preserve">Onkin </w:t>
      </w:r>
      <w:del w:id="937" w:author="Unknown Author" w:date="2017-09-06T17:56:03Z">
        <w:r>
          <w:rPr>
            <w:rFonts w:cs="Times New Roman" w:ascii="Times New Roman" w:hAnsi="Times New Roman"/>
            <w:sz w:val="24"/>
            <w:szCs w:val="24"/>
            <w:lang w:val="fi-FI"/>
          </w:rPr>
          <w:delText xml:space="preserve">erittäin </w:delText>
        </w:r>
      </w:del>
      <w:r>
        <w:rPr>
          <w:rFonts w:cs="Times New Roman" w:ascii="Times New Roman" w:hAnsi="Times New Roman"/>
          <w:sz w:val="24"/>
          <w:szCs w:val="24"/>
          <w:lang w:val="fi-FI"/>
        </w:rPr>
        <w:t xml:space="preserve">tärkeää, että myös dataintensiivisessä historiantutkimuksessa voidaan ennakkoluulottomasti kokeilla </w:t>
      </w:r>
      <w:del w:id="938" w:author="Unknown Author" w:date="2017-09-06T17:56:16Z">
        <w:r>
          <w:rPr>
            <w:rFonts w:cs="Times New Roman" w:ascii="Times New Roman" w:hAnsi="Times New Roman"/>
            <w:sz w:val="24"/>
            <w:szCs w:val="24"/>
            <w:lang w:val="fi-FI"/>
          </w:rPr>
          <w:delText xml:space="preserve">laskennallisen </w:delText>
        </w:r>
      </w:del>
      <w:ins w:id="939" w:author="Unknown Author" w:date="2017-09-06T17:56:18Z">
        <w:r>
          <w:rPr>
            <w:rFonts w:cs="Times New Roman" w:ascii="Times New Roman" w:hAnsi="Times New Roman"/>
            <w:sz w:val="24"/>
            <w:szCs w:val="24"/>
            <w:lang w:val="fi-FI"/>
          </w:rPr>
          <w:t>data</w:t>
        </w:r>
      </w:ins>
      <w:r>
        <w:rPr>
          <w:rFonts w:cs="Times New Roman" w:ascii="Times New Roman" w:hAnsi="Times New Roman"/>
          <w:sz w:val="24"/>
          <w:szCs w:val="24"/>
          <w:lang w:val="fi-FI"/>
        </w:rPr>
        <w:t>tieteen parhaita käytäntöjä.</w:t>
      </w:r>
      <w:ins w:id="940" w:author="Unknown Author" w:date="2017-09-07T12:04:50Z">
        <w:r>
          <w:rPr>
            <w:rFonts w:cs="Times New Roman" w:ascii="Times New Roman" w:hAnsi="Times New Roman"/>
            <w:sz w:val="24"/>
            <w:szCs w:val="24"/>
            <w:lang w:val="fi-FI"/>
          </w:rPr>
          <w:t xml:space="preserve"> </w:t>
        </w:r>
      </w:ins>
    </w:p>
    <w:p>
      <w:pPr>
        <w:pStyle w:val="Normal1"/>
        <w:rPr>
          <w:rFonts w:ascii="Times New Roman" w:hAnsi="Times New Roman" w:cs="Times New Roman"/>
          <w:sz w:val="24"/>
          <w:szCs w:val="24"/>
          <w:lang w:val="fi-FI"/>
          <w:del w:id="942" w:author="Unknown Author" w:date="2017-09-07T12:04:52Z"/>
        </w:rPr>
      </w:pPr>
      <w:del w:id="941" w:author="Unknown Author" w:date="2017-09-07T12:04:52Z">
        <w:r>
          <w:rPr>
            <w:rFonts w:cs="Times New Roman" w:ascii="Times New Roman" w:hAnsi="Times New Roman"/>
            <w:sz w:val="24"/>
            <w:szCs w:val="24"/>
            <w:lang w:val="fi-FI"/>
          </w:rPr>
        </w:r>
      </w:del>
    </w:p>
    <w:p>
      <w:pPr>
        <w:pStyle w:val="Normal1"/>
        <w:rPr>
          <w:rFonts w:ascii="Times New Roman" w:hAnsi="Times New Roman" w:cs="Times New Roman"/>
          <w:sz w:val="24"/>
          <w:szCs w:val="24"/>
          <w:lang w:val="fi-FI"/>
        </w:rPr>
      </w:pPr>
      <w:r>
        <w:rPr>
          <w:rFonts w:cs="Times New Roman" w:ascii="Times New Roman" w:hAnsi="Times New Roman"/>
          <w:sz w:val="24"/>
          <w:szCs w:val="24"/>
          <w:lang w:val="fi-FI"/>
        </w:rPr>
      </w:r>
    </w:p>
    <w:p>
      <w:pPr>
        <w:pStyle w:val="Normal1"/>
        <w:spacing w:before="0" w:after="80"/>
        <w:rPr/>
      </w:pPr>
      <w:r>
        <w:rPr>
          <w:rFonts w:cs="Times New Roman" w:ascii="Times New Roman" w:hAnsi="Times New Roman"/>
          <w:sz w:val="24"/>
          <w:szCs w:val="24"/>
          <w:lang w:val="fi-FI"/>
        </w:rPr>
        <w:t>Avoim</w:t>
      </w:r>
      <w:del w:id="943" w:author="Unknown Author" w:date="2017-09-06T17:56:40Z">
        <w:r>
          <w:rPr>
            <w:rFonts w:cs="Times New Roman" w:ascii="Times New Roman" w:hAnsi="Times New Roman"/>
            <w:sz w:val="24"/>
            <w:szCs w:val="24"/>
            <w:lang w:val="fi-FI"/>
          </w:rPr>
          <w:delText xml:space="preserve">et käytännöt </w:delText>
        </w:r>
      </w:del>
      <w:ins w:id="944" w:author="Unknown Author" w:date="2017-09-06T17:56:42Z">
        <w:r>
          <w:rPr>
            <w:rFonts w:cs="Times New Roman" w:ascii="Times New Roman" w:hAnsi="Times New Roman"/>
            <w:sz w:val="24"/>
            <w:szCs w:val="24"/>
            <w:lang w:val="fi-FI"/>
          </w:rPr>
          <w:t xml:space="preserve">uus </w:t>
        </w:r>
      </w:ins>
      <w:r>
        <w:rPr>
          <w:rFonts w:cs="Times New Roman" w:ascii="Times New Roman" w:hAnsi="Times New Roman"/>
          <w:sz w:val="24"/>
          <w:szCs w:val="24"/>
          <w:lang w:val="fi-FI"/>
        </w:rPr>
        <w:t>voi</w:t>
      </w:r>
      <w:del w:id="945" w:author="Unknown Author" w:date="2017-09-06T17:56:43Z">
        <w:r>
          <w:rPr>
            <w:rFonts w:cs="Times New Roman" w:ascii="Times New Roman" w:hAnsi="Times New Roman"/>
            <w:sz w:val="24"/>
            <w:szCs w:val="24"/>
            <w:lang w:val="fi-FI"/>
          </w:rPr>
          <w:delText>vat</w:delText>
        </w:r>
      </w:del>
      <w:r>
        <w:rPr>
          <w:rFonts w:cs="Times New Roman" w:ascii="Times New Roman" w:hAnsi="Times New Roman"/>
          <w:sz w:val="24"/>
          <w:szCs w:val="24"/>
          <w:lang w:val="fi-FI"/>
        </w:rPr>
        <w:t xml:space="preserve"> uudistaa tieteenalan toimintakulttuuria ja suuntaa. Kansainvälisessä kilpailussa on pystyttävä tekemään hajautettua yhteistyötä, jossa yhteisten pelisääntöjen kautta pyritään avaamaan koko tutkimusprosessi niin, että samoista tai samankaltaisista kysymyksistä kiinnostuneiden tutkijoiden ei tarvitse keksiä pyörää uudestaan vaan voidaan yhteisvoimin kehittää rikkaampia ja laadukkaampia kokonaisuuksia. </w:t>
      </w:r>
      <w:ins w:id="946" w:author="Unknown Author" w:date="2017-09-06T18:17:53Z">
        <w:r>
          <w:rPr>
            <w:rFonts w:cs="Times New Roman" w:ascii="Times New Roman" w:hAnsi="Times New Roman"/>
            <w:sz w:val="24"/>
            <w:szCs w:val="24"/>
            <w:lang w:val="fi-FI"/>
          </w:rPr>
          <w:t>Monien luonnontieteen alojen tutkimuksessa tämä on jo</w:t>
        </w:r>
      </w:ins>
      <w:ins w:id="947" w:author="Unknown Author" w:date="2017-09-06T18:18:00Z">
        <w:r>
          <w:rPr>
            <w:rFonts w:cs="Times New Roman" w:ascii="Times New Roman" w:hAnsi="Times New Roman"/>
            <w:sz w:val="24"/>
            <w:szCs w:val="24"/>
            <w:lang w:val="fi-FI"/>
          </w:rPr>
          <w:t xml:space="preserve"> arkipäivää avointen tietokantojen ja tutkimusyhteisön kehittämien ohjelmistokirjastojen myötä. </w:t>
        </w:r>
      </w:ins>
      <w:del w:id="948" w:author="Unknown Author" w:date="2017-09-06T18:18:58Z">
        <w:r>
          <w:rPr>
            <w:rFonts w:cs="Times New Roman" w:ascii="Times New Roman" w:hAnsi="Times New Roman"/>
            <w:sz w:val="24"/>
            <w:szCs w:val="24"/>
            <w:lang w:val="fi-FI"/>
          </w:rPr>
          <w:delText>E</w:delText>
        </w:r>
      </w:del>
      <w:del w:id="949" w:author="Unknown Author" w:date="2017-09-07T12:10:25Z">
        <w:r>
          <w:rPr>
            <w:rFonts w:cs="Times New Roman" w:ascii="Times New Roman" w:hAnsi="Times New Roman"/>
            <w:sz w:val="24"/>
            <w:szCs w:val="24"/>
            <w:lang w:val="fi-FI"/>
          </w:rPr>
          <w:delText xml:space="preserve">simerkiksi tekstilouhinnan osalta </w:delText>
        </w:r>
      </w:del>
      <w:ins w:id="950" w:author="Unknown Author" w:date="2017-09-07T12:10:25Z">
        <w:r>
          <w:rPr>
            <w:rFonts w:cs="Times New Roman" w:ascii="Times New Roman" w:hAnsi="Times New Roman"/>
            <w:sz w:val="24"/>
            <w:szCs w:val="24"/>
            <w:lang w:val="fi-FI"/>
          </w:rPr>
          <w:t xml:space="preserve">Digitaalisten ihmistieteiden alalla </w:t>
        </w:r>
      </w:ins>
      <w:r>
        <w:rPr>
          <w:rFonts w:cs="Times New Roman" w:ascii="Times New Roman" w:hAnsi="Times New Roman"/>
          <w:sz w:val="24"/>
          <w:szCs w:val="24"/>
          <w:lang w:val="fi-FI"/>
        </w:rPr>
        <w:t xml:space="preserve">kotimaisten tutkimusryhmien kannattaisi tehdä yhteistyötä </w:t>
      </w:r>
      <w:ins w:id="951" w:author="Unknown Author" w:date="2017-09-07T12:10:46Z">
        <w:r>
          <w:rPr>
            <w:rFonts w:cs="Times New Roman" w:ascii="Times New Roman" w:hAnsi="Times New Roman"/>
            <w:sz w:val="24"/>
            <w:szCs w:val="24"/>
            <w:lang w:val="fi-FI"/>
          </w:rPr>
          <w:t xml:space="preserve">esimerkiksi </w:t>
        </w:r>
      </w:ins>
      <w:r>
        <w:rPr>
          <w:rFonts w:cs="Times New Roman" w:ascii="Times New Roman" w:hAnsi="Times New Roman"/>
          <w:sz w:val="24"/>
          <w:szCs w:val="24"/>
          <w:lang w:val="fi-FI"/>
        </w:rPr>
        <w:t xml:space="preserve">suomalaisten sanomalehtiaineistojen </w:t>
      </w:r>
      <w:del w:id="952" w:author="Unknown Author" w:date="2017-09-06T18:19:05Z">
        <w:r>
          <w:rPr>
            <w:rFonts w:cs="Times New Roman" w:ascii="Times New Roman" w:hAnsi="Times New Roman"/>
            <w:sz w:val="24"/>
            <w:szCs w:val="24"/>
            <w:lang w:val="fi-FI"/>
          </w:rPr>
          <w:delText xml:space="preserve">jalostamisessa ja </w:delText>
        </w:r>
      </w:del>
      <w:r>
        <w:rPr>
          <w:rFonts w:cs="Times New Roman" w:ascii="Times New Roman" w:hAnsi="Times New Roman"/>
          <w:sz w:val="24"/>
          <w:szCs w:val="24"/>
          <w:lang w:val="fi-FI"/>
        </w:rPr>
        <w:t xml:space="preserve">analysoinnissa, jotta niukat tutkimusresurssit eivät valuisi hukkaan tutkimusryhmien tehdessä päällekkäistä työtä. </w:t>
      </w:r>
    </w:p>
    <w:p>
      <w:pPr>
        <w:pStyle w:val="Normal1"/>
        <w:spacing w:before="0" w:after="80"/>
        <w:rPr>
          <w:rFonts w:ascii="Times New Roman" w:hAnsi="Times New Roman" w:cs="Times New Roman"/>
          <w:sz w:val="24"/>
          <w:szCs w:val="24"/>
          <w:lang w:val="fi-FI"/>
        </w:rPr>
      </w:pPr>
      <w:ins w:id="953" w:author="Unknown Author" w:date="2017-09-07T12:06:25Z">
        <w:r>
          <w:rPr/>
        </w:r>
      </w:ins>
    </w:p>
    <w:p>
      <w:pPr>
        <w:pStyle w:val="Normal1"/>
        <w:spacing w:before="0" w:after="80"/>
        <w:rPr/>
      </w:pPr>
      <w:ins w:id="954" w:author="Unknown Author" w:date="2017-09-07T12:06:25Z">
        <w:r>
          <w:rPr>
            <w:rFonts w:cs="Times New Roman" w:ascii="Times New Roman" w:hAnsi="Times New Roman"/>
            <w:sz w:val="24"/>
            <w:szCs w:val="24"/>
            <w:lang w:val="fi-FI"/>
          </w:rPr>
          <w:t xml:space="preserve">Poikkeamat mistä tahansa avoimuuden osa-alueesta heikentävät koko tutkimusprosessin avoimuutta. </w:t>
        </w:r>
      </w:ins>
      <w:r>
        <w:rPr>
          <w:rFonts w:cs="Times New Roman" w:ascii="Times New Roman" w:hAnsi="Times New Roman"/>
          <w:sz w:val="24"/>
          <w:szCs w:val="24"/>
          <w:lang w:val="fi-FI"/>
        </w:rPr>
        <w:t>Humanistilla aloilla puhutaan usein avoimesta julkaisemisesta, mutta vähemmän tutkimusaineistojen ja tutkimusprosessien avoimuudesta, vaikka nämä saattavat olla tutkimuksen kehittymisen kannalta jopa vielä keskeisemp</w:t>
      </w:r>
      <w:del w:id="955" w:author="Unknown Author" w:date="2017-09-06T18:19:16Z">
        <w:r>
          <w:rPr>
            <w:rFonts w:cs="Times New Roman" w:ascii="Times New Roman" w:hAnsi="Times New Roman"/>
            <w:sz w:val="24"/>
            <w:szCs w:val="24"/>
            <w:lang w:val="fi-FI"/>
          </w:rPr>
          <w:delText>ä</w:delText>
        </w:r>
      </w:del>
      <w:ins w:id="956" w:author="Unknown Author" w:date="2017-09-06T18:19:16Z">
        <w:r>
          <w:rPr>
            <w:rFonts w:cs="Times New Roman" w:ascii="Times New Roman" w:hAnsi="Times New Roman"/>
            <w:sz w:val="24"/>
            <w:szCs w:val="24"/>
            <w:lang w:val="fi-FI"/>
          </w:rPr>
          <w:t>i</w:t>
        </w:r>
      </w:ins>
      <w:r>
        <w:rPr>
          <w:rFonts w:cs="Times New Roman" w:ascii="Times New Roman" w:hAnsi="Times New Roman"/>
          <w:sz w:val="24"/>
          <w:szCs w:val="24"/>
          <w:lang w:val="fi-FI"/>
        </w:rPr>
        <w:t xml:space="preserve">ä. Paradoksaalisesti tämän merkitystä ei aina havaita, kun </w:t>
      </w:r>
      <w:ins w:id="957" w:author="Unknown Author" w:date="2017-09-06T18:20:06Z">
        <w:r>
          <w:rPr>
            <w:rFonts w:cs="Times New Roman" w:ascii="Times New Roman" w:hAnsi="Times New Roman"/>
            <w:sz w:val="24"/>
            <w:szCs w:val="24"/>
            <w:lang w:val="fi-FI"/>
          </w:rPr>
          <w:t xml:space="preserve">perinteisesti </w:t>
        </w:r>
      </w:ins>
      <w:r>
        <w:rPr>
          <w:rFonts w:cs="Times New Roman" w:ascii="Times New Roman" w:hAnsi="Times New Roman"/>
          <w:sz w:val="24"/>
          <w:szCs w:val="24"/>
          <w:lang w:val="fi-FI"/>
        </w:rPr>
        <w:t>ajatellaan, että tiedeyhteisön kannalta hyödyllisin julkaisuyksikkö on lopullinen puntaroitu ja viilattu tutkimus</w:t>
      </w:r>
      <w:del w:id="958" w:author="Unknown Author" w:date="2017-09-06T18:20:13Z">
        <w:r>
          <w:rPr>
            <w:rFonts w:cs="Times New Roman" w:ascii="Times New Roman" w:hAnsi="Times New Roman"/>
            <w:sz w:val="24"/>
            <w:szCs w:val="24"/>
            <w:lang w:val="fi-FI"/>
          </w:rPr>
          <w:delText>tulos</w:delText>
        </w:r>
      </w:del>
      <w:ins w:id="959" w:author="Unknown Author" w:date="2017-09-06T18:20:15Z">
        <w:r>
          <w:rPr>
            <w:rFonts w:cs="Times New Roman" w:ascii="Times New Roman" w:hAnsi="Times New Roman"/>
            <w:sz w:val="24"/>
            <w:szCs w:val="24"/>
            <w:lang w:val="fi-FI"/>
          </w:rPr>
          <w:t>julkaisu</w:t>
        </w:r>
      </w:ins>
      <w:r>
        <w:rPr>
          <w:rFonts w:cs="Times New Roman" w:ascii="Times New Roman" w:hAnsi="Times New Roman"/>
          <w:sz w:val="24"/>
          <w:szCs w:val="24"/>
          <w:lang w:val="fi-FI"/>
        </w:rPr>
        <w:t>. Kuitenkin myös tutkimusmenetelmät ja tutkimusprosessin aikana käytävä ajatustenvaihto ovat keskeisiä</w:t>
      </w:r>
      <w:del w:id="960" w:author="Unknown Author" w:date="2017-09-06T18:20:29Z">
        <w:r>
          <w:rPr>
            <w:rFonts w:cs="Times New Roman" w:ascii="Times New Roman" w:hAnsi="Times New Roman"/>
            <w:sz w:val="24"/>
            <w:szCs w:val="24"/>
            <w:lang w:val="fi-FI"/>
          </w:rPr>
          <w:delText xml:space="preserve"> tutkimuksessa</w:delText>
        </w:r>
      </w:del>
      <w:ins w:id="961" w:author="Unknown Author" w:date="2017-09-06T18:20:31Z">
        <w:r>
          <w:rPr>
            <w:rFonts w:cs="Times New Roman" w:ascii="Times New Roman" w:hAnsi="Times New Roman"/>
            <w:sz w:val="24"/>
            <w:szCs w:val="24"/>
            <w:lang w:val="fi-FI"/>
          </w:rPr>
          <w:t xml:space="preserve"> </w:t>
        </w:r>
      </w:ins>
      <w:ins w:id="962" w:author="Unknown Author" w:date="2017-09-06T18:20:31Z">
        <w:r>
          <w:rPr>
            <w:rFonts w:cs="Times New Roman" w:ascii="Times New Roman" w:hAnsi="Times New Roman"/>
            <w:sz w:val="24"/>
            <w:szCs w:val="24"/>
            <w:lang w:val="fi-FI"/>
          </w:rPr>
          <w:t>tutkimusprosessin osia</w:t>
        </w:r>
      </w:ins>
      <w:r>
        <w:rPr>
          <w:rFonts w:cs="Times New Roman" w:ascii="Times New Roman" w:hAnsi="Times New Roman"/>
          <w:sz w:val="24"/>
          <w:szCs w:val="24"/>
          <w:lang w:val="fi-FI"/>
        </w:rPr>
        <w:t>. Näiden avoin jakaminen tiedeyhteisön kesken tarjoaa laadullisten tulosten lisäksi arvokasta materiaalia ja välineitä, joiden pohjalta voidaan tehokkaasti rakentaa uutta tutkimusta. Avoimia käytäntöjä omaksuneilla tieteenaloilla on hyödynnetty linux-maailmasta tuttua “julkaise aikaisin ja usein”-periaatetta, jonka mukaan koko kvantitatiivinen tutkimusprosessi ja sen eteneminen vertaisarvioint</w:t>
      </w:r>
      <w:ins w:id="963" w:author="Unknown Author" w:date="2017-09-06T18:20:49Z">
        <w:r>
          <w:rPr>
            <w:rFonts w:cs="Times New Roman" w:ascii="Times New Roman" w:hAnsi="Times New Roman"/>
            <w:sz w:val="24"/>
            <w:szCs w:val="24"/>
            <w:lang w:val="fi-FI"/>
          </w:rPr>
          <w:t>e</w:t>
        </w:r>
      </w:ins>
      <w:r>
        <w:rPr>
          <w:rFonts w:cs="Times New Roman" w:ascii="Times New Roman" w:hAnsi="Times New Roman"/>
          <w:sz w:val="24"/>
          <w:szCs w:val="24"/>
          <w:lang w:val="fi-FI"/>
        </w:rPr>
        <w:t>ineen avataan yleisölle.</w:t>
      </w:r>
      <w:r>
        <w:rPr>
          <w:rStyle w:val="FootnoteAnchor"/>
          <w:rFonts w:cs="Times New Roman" w:ascii="Times New Roman" w:hAnsi="Times New Roman"/>
          <w:sz w:val="24"/>
          <w:szCs w:val="24"/>
          <w:lang w:val="fi-FI"/>
        </w:rPr>
        <w:footnoteReference w:id="57"/>
      </w:r>
      <w:r>
        <w:rPr>
          <w:rFonts w:cs="Times New Roman" w:ascii="Times New Roman" w:hAnsi="Times New Roman"/>
          <w:sz w:val="24"/>
          <w:szCs w:val="24"/>
          <w:lang w:val="fi-FI"/>
        </w:rPr>
        <w:t xml:space="preserve"> Avoimuuden merkitystä tutkimusetiikan ja metodiikan ytimessä tuleekin korostaa. Näin tutkimusprosessi ja -tulokset liikkuvat sujuvammin tutkijoiden ja tutkimusalojen välillä, ja niitä voidaan paremmin hyödyntää </w:t>
      </w:r>
      <w:ins w:id="964" w:author="Unknown Author" w:date="2017-09-07T12:11:21Z">
        <w:r>
          <w:rPr>
            <w:rFonts w:cs="Times New Roman" w:ascii="Times New Roman" w:hAnsi="Times New Roman"/>
            <w:sz w:val="24"/>
            <w:szCs w:val="24"/>
            <w:lang w:val="fi-FI"/>
          </w:rPr>
          <w:t xml:space="preserve">muussakin </w:t>
        </w:r>
      </w:ins>
      <w:r>
        <w:rPr>
          <w:rFonts w:cs="Times New Roman" w:ascii="Times New Roman" w:hAnsi="Times New Roman"/>
          <w:sz w:val="24"/>
          <w:szCs w:val="24"/>
          <w:lang w:val="fi-FI"/>
        </w:rPr>
        <w:t>innovaatiotoiminnassa, opetuksessa ja kansalaisyhteiskunnassa.</w:t>
      </w:r>
      <w:ins w:id="965" w:author="Unknown Author" w:date="2017-09-07T12:05:42Z">
        <w:r>
          <w:rPr>
            <w:rFonts w:cs="Times New Roman" w:ascii="Times New Roman" w:hAnsi="Times New Roman"/>
            <w:sz w:val="24"/>
            <w:szCs w:val="24"/>
            <w:lang w:val="fi-FI"/>
          </w:rPr>
          <w:t xml:space="preserve"> </w:t>
        </w:r>
      </w:ins>
      <w:ins w:id="966" w:author="Unknown Author" w:date="2017-09-07T12:05:42Z">
        <w:r>
          <w:rPr>
            <w:rFonts w:cs="Times New Roman" w:ascii="Times New Roman" w:hAnsi="Times New Roman"/>
            <w:sz w:val="24"/>
            <w:szCs w:val="24"/>
            <w:lang w:val="fi-FI"/>
          </w:rPr>
          <w:t>A</w:t>
        </w:r>
      </w:ins>
      <w:ins w:id="967" w:author="Unknown Author" w:date="2017-09-07T12:05:42Z">
        <w:r>
          <w:rPr>
            <w:rFonts w:cs="Times New Roman" w:ascii="Times New Roman" w:hAnsi="Times New Roman"/>
            <w:sz w:val="24"/>
            <w:szCs w:val="24"/>
            <w:lang w:val="fi-FI"/>
          </w:rPr>
          <w:t>voimuuden tuottama</w:t>
        </w:r>
      </w:ins>
      <w:ins w:id="968" w:author="Unknown Author" w:date="2017-09-07T12:05:42Z">
        <w:r>
          <w:rPr>
            <w:rFonts w:cs="Times New Roman" w:ascii="Times New Roman" w:hAnsi="Times New Roman"/>
            <w:sz w:val="24"/>
            <w:szCs w:val="24"/>
            <w:lang w:val="fi-FI"/>
          </w:rPr>
          <w:t>n</w:t>
        </w:r>
      </w:ins>
      <w:ins w:id="969" w:author="Unknown Author" w:date="2017-09-07T12:05:42Z">
        <w:r>
          <w:rPr>
            <w:rFonts w:cs="Times New Roman" w:ascii="Times New Roman" w:hAnsi="Times New Roman"/>
            <w:sz w:val="24"/>
            <w:szCs w:val="24"/>
            <w:lang w:val="fi-FI"/>
          </w:rPr>
          <w:t xml:space="preserve"> lisäarvo</w:t>
        </w:r>
      </w:ins>
      <w:ins w:id="970" w:author="Unknown Author" w:date="2017-09-07T12:05:42Z">
        <w:r>
          <w:rPr>
            <w:rFonts w:cs="Times New Roman" w:ascii="Times New Roman" w:hAnsi="Times New Roman"/>
            <w:sz w:val="24"/>
            <w:szCs w:val="24"/>
            <w:lang w:val="fi-FI"/>
          </w:rPr>
          <w:t>n</w:t>
        </w:r>
      </w:ins>
      <w:ins w:id="971" w:author="Unknown Author" w:date="2017-09-07T12:05:42Z">
        <w:r>
          <w:rPr>
            <w:rFonts w:cs="Times New Roman" w:ascii="Times New Roman" w:hAnsi="Times New Roman"/>
            <w:sz w:val="24"/>
            <w:szCs w:val="24"/>
            <w:lang w:val="fi-FI"/>
          </w:rPr>
          <w:t xml:space="preserve"> tutkimukselle ja yhteiskunnalle </w:t>
        </w:r>
      </w:ins>
      <w:ins w:id="972" w:author="Unknown Author" w:date="2017-09-07T12:05:42Z">
        <w:r>
          <w:rPr>
            <w:rFonts w:cs="Times New Roman" w:ascii="Times New Roman" w:hAnsi="Times New Roman"/>
            <w:sz w:val="24"/>
            <w:szCs w:val="24"/>
            <w:lang w:val="fi-FI"/>
          </w:rPr>
          <w:t xml:space="preserve">on arvioitu </w:t>
        </w:r>
      </w:ins>
      <w:ins w:id="973" w:author="Unknown Author" w:date="2017-09-07T12:05:42Z">
        <w:r>
          <w:rPr>
            <w:rFonts w:cs="Times New Roman" w:ascii="Times New Roman" w:hAnsi="Times New Roman"/>
            <w:sz w:val="24"/>
            <w:szCs w:val="24"/>
            <w:lang w:val="fi-FI"/>
          </w:rPr>
          <w:t>merkittävästi</w:t>
        </w:r>
      </w:ins>
      <w:ins w:id="974" w:author="Unknown Author" w:date="2017-09-07T12:05:42Z">
        <w:r>
          <w:rPr>
            <w:rFonts w:cs="Times New Roman" w:ascii="Times New Roman" w:hAnsi="Times New Roman"/>
            <w:sz w:val="24"/>
            <w:szCs w:val="24"/>
            <w:lang w:val="fi-FI"/>
          </w:rPr>
          <w:t>kin</w:t>
        </w:r>
      </w:ins>
      <w:ins w:id="975" w:author="Unknown Author" w:date="2017-09-07T12:05:42Z">
        <w:r>
          <w:rPr>
            <w:rFonts w:cs="Times New Roman" w:ascii="Times New Roman" w:hAnsi="Times New Roman"/>
            <w:sz w:val="24"/>
            <w:szCs w:val="24"/>
            <w:lang w:val="fi-FI"/>
          </w:rPr>
          <w:t xml:space="preserve"> ylittä</w:t>
        </w:r>
      </w:ins>
      <w:ins w:id="976" w:author="Unknown Author" w:date="2017-09-07T12:05:42Z">
        <w:r>
          <w:rPr>
            <w:rFonts w:cs="Times New Roman" w:ascii="Times New Roman" w:hAnsi="Times New Roman"/>
            <w:sz w:val="24"/>
            <w:szCs w:val="24"/>
            <w:lang w:val="fi-FI"/>
          </w:rPr>
          <w:t>vän</w:t>
        </w:r>
      </w:ins>
      <w:ins w:id="977" w:author="Unknown Author" w:date="2017-09-07T12:05:42Z">
        <w:r>
          <w:rPr>
            <w:rFonts w:cs="Times New Roman" w:ascii="Times New Roman" w:hAnsi="Times New Roman"/>
            <w:sz w:val="24"/>
            <w:szCs w:val="24"/>
            <w:lang w:val="fi-FI"/>
          </w:rPr>
          <w:t xml:space="preserve"> avoimuuden edistämiseen käytetyn taloudellisen panoksen.</w:t>
        </w:r>
      </w:ins>
      <w:ins w:id="978" w:author="Unknown Author" w:date="2017-09-07T12:05:42Z">
        <w:r>
          <w:rPr>
            <w:rStyle w:val="FootnoteAnchor"/>
            <w:rFonts w:cs="Times New Roman" w:ascii="Times New Roman" w:hAnsi="Times New Roman"/>
            <w:sz w:val="24"/>
            <w:szCs w:val="24"/>
            <w:lang w:val="fi-FI"/>
          </w:rPr>
          <w:footnoteReference w:id="58"/>
        </w:r>
      </w:ins>
      <w:ins w:id="979" w:author="Unknown Author" w:date="2017-09-07T12:05:42Z">
        <w:r>
          <w:rPr>
            <w:rFonts w:cs="Times New Roman" w:ascii="Times New Roman" w:hAnsi="Times New Roman"/>
            <w:sz w:val="24"/>
            <w:szCs w:val="24"/>
            <w:lang w:val="fi-FI"/>
          </w:rPr>
          <w:t xml:space="preserve"> </w:t>
        </w:r>
      </w:ins>
    </w:p>
    <w:p>
      <w:pPr>
        <w:pStyle w:val="Normal1"/>
        <w:rPr>
          <w:rFonts w:ascii="Times New Roman" w:hAnsi="Times New Roman" w:cs="Times New Roman"/>
          <w:sz w:val="24"/>
          <w:szCs w:val="24"/>
          <w:lang w:val="fi-FI"/>
        </w:rPr>
      </w:pPr>
      <w:r>
        <w:rPr>
          <w:rFonts w:cs="Times New Roman" w:ascii="Times New Roman" w:hAnsi="Times New Roman"/>
          <w:sz w:val="24"/>
          <w:szCs w:val="24"/>
          <w:lang w:val="fi-FI"/>
        </w:rPr>
      </w:r>
    </w:p>
    <w:p>
      <w:pPr>
        <w:pStyle w:val="Normal1"/>
        <w:numPr>
          <w:ilvl w:val="0"/>
          <w:numId w:val="0"/>
        </w:numPr>
        <w:outlineLvl w:val="0"/>
        <w:rPr/>
      </w:pPr>
      <w:r>
        <w:rPr>
          <w:rFonts w:cs="Times New Roman" w:ascii="Times New Roman" w:hAnsi="Times New Roman"/>
          <w:b/>
          <w:sz w:val="24"/>
          <w:szCs w:val="24"/>
          <w:lang w:val="fi-FI"/>
        </w:rPr>
        <w:t>Digitaalisuu</w:t>
      </w:r>
      <w:del w:id="980" w:author="Unknown Author" w:date="2017-09-07T00:29:29Z">
        <w:r>
          <w:rPr>
            <w:rFonts w:cs="Times New Roman" w:ascii="Times New Roman" w:hAnsi="Times New Roman"/>
            <w:b/>
            <w:sz w:val="24"/>
            <w:szCs w:val="24"/>
            <w:lang w:val="fi-FI"/>
          </w:rPr>
          <w:delText>s ja tutkijat</w:delText>
        </w:r>
      </w:del>
      <w:ins w:id="981" w:author="Unknown Author" w:date="2017-09-07T00:29:30Z">
        <w:r>
          <w:rPr>
            <w:rFonts w:cs="Times New Roman" w:ascii="Times New Roman" w:hAnsi="Times New Roman"/>
            <w:b/>
            <w:sz w:val="24"/>
            <w:szCs w:val="24"/>
            <w:lang w:val="fi-FI"/>
          </w:rPr>
          <w:t>den asemasta historian tutkimustraditiossa</w:t>
        </w:r>
      </w:ins>
    </w:p>
    <w:p>
      <w:pPr>
        <w:pStyle w:val="Normal1"/>
        <w:rPr>
          <w:rFonts w:ascii="Times New Roman" w:hAnsi="Times New Roman" w:cs="Times New Roman"/>
          <w:sz w:val="24"/>
          <w:szCs w:val="24"/>
          <w:lang w:val="fi-FI"/>
        </w:rPr>
      </w:pPr>
      <w:r>
        <w:rPr>
          <w:rFonts w:cs="Times New Roman" w:ascii="Times New Roman" w:hAnsi="Times New Roman"/>
          <w:sz w:val="24"/>
          <w:szCs w:val="24"/>
          <w:lang w:val="fi-FI"/>
        </w:rPr>
        <w:t xml:space="preserve"> </w:t>
      </w:r>
    </w:p>
    <w:p>
      <w:pPr>
        <w:pStyle w:val="Normal1"/>
        <w:rPr/>
      </w:pPr>
      <w:r>
        <w:rPr>
          <w:rFonts w:cs="Times New Roman" w:ascii="Times New Roman" w:hAnsi="Times New Roman"/>
          <w:sz w:val="24"/>
          <w:szCs w:val="24"/>
          <w:lang w:val="fi-FI"/>
        </w:rPr>
        <w:t xml:space="preserve">Historiantutkimuksessa on oltu pidättyväisiä digitaalisten aineistojen käytön ja tiedonlouhinnan suhteen, vaikka </w:t>
      </w:r>
      <w:ins w:id="982" w:author="Unknown Author" w:date="2017-09-07T12:13:40Z">
        <w:r>
          <w:rPr>
            <w:rFonts w:cs="Times New Roman" w:ascii="Times New Roman" w:hAnsi="Times New Roman"/>
            <w:sz w:val="24"/>
            <w:szCs w:val="24"/>
            <w:lang w:val="fi-FI"/>
          </w:rPr>
          <w:t xml:space="preserve">eimerkiksi </w:t>
        </w:r>
      </w:ins>
      <w:r>
        <w:rPr>
          <w:rFonts w:cs="Times New Roman" w:ascii="Times New Roman" w:hAnsi="Times New Roman"/>
          <w:sz w:val="24"/>
          <w:szCs w:val="24"/>
          <w:lang w:val="fi-FI"/>
        </w:rPr>
        <w:t>kieliteknologia</w:t>
      </w:r>
      <w:del w:id="983" w:author="Unknown Author" w:date="2017-09-07T12:13:37Z">
        <w:r>
          <w:rPr>
            <w:rFonts w:cs="Times New Roman" w:ascii="Times New Roman" w:hAnsi="Times New Roman"/>
            <w:sz w:val="24"/>
            <w:szCs w:val="24"/>
            <w:lang w:val="fi-FI"/>
          </w:rPr>
          <w:delText xml:space="preserve"> ja siihen liittyvät </w:delText>
        </w:r>
      </w:del>
      <w:del w:id="984" w:author="Unknown Author" w:date="2017-09-06T18:21:16Z">
        <w:r>
          <w:rPr>
            <w:rFonts w:cs="Times New Roman" w:ascii="Times New Roman" w:hAnsi="Times New Roman"/>
            <w:sz w:val="24"/>
            <w:szCs w:val="24"/>
            <w:lang w:val="fi-FI"/>
          </w:rPr>
          <w:delText>laskenta</w:delText>
        </w:r>
      </w:del>
      <w:ins w:id="985" w:author="Unknown Author" w:date="2017-09-07T12:13:37Z">
        <w:r>
          <w:rPr>
            <w:rFonts w:cs="Times New Roman" w:ascii="Times New Roman" w:hAnsi="Times New Roman"/>
            <w:sz w:val="24"/>
            <w:szCs w:val="24"/>
            <w:lang w:val="fi-FI"/>
          </w:rPr>
          <w:t xml:space="preserve">n </w:t>
        </w:r>
      </w:ins>
      <w:r>
        <w:rPr>
          <w:rFonts w:cs="Times New Roman" w:ascii="Times New Roman" w:hAnsi="Times New Roman"/>
          <w:sz w:val="24"/>
          <w:szCs w:val="24"/>
          <w:lang w:val="fi-FI"/>
        </w:rPr>
        <w:t xml:space="preserve">menetelmät ovat kehittyneet jo ainakin kolmenkymmenen vuoden ajan </w:t>
      </w:r>
      <w:del w:id="986" w:author="Unknown Author" w:date="2017-09-07T00:30:00Z">
        <w:r>
          <w:rPr>
            <w:rFonts w:cs="Times New Roman" w:ascii="Times New Roman" w:hAnsi="Times New Roman"/>
            <w:sz w:val="24"/>
            <w:szCs w:val="24"/>
            <w:lang w:val="fi-FI"/>
          </w:rPr>
          <w:delText xml:space="preserve">muualla </w:delText>
        </w:r>
      </w:del>
      <w:r>
        <w:rPr>
          <w:rFonts w:cs="Times New Roman" w:ascii="Times New Roman" w:hAnsi="Times New Roman"/>
          <w:sz w:val="24"/>
          <w:szCs w:val="24"/>
          <w:lang w:val="fi-FI"/>
        </w:rPr>
        <w:t>humanistisen tutkimustradition puitteissa.</w:t>
      </w:r>
      <w:r>
        <w:rPr>
          <w:rStyle w:val="FootnoteAnchor"/>
          <w:rFonts w:cs="Times New Roman" w:ascii="Times New Roman" w:hAnsi="Times New Roman"/>
          <w:sz w:val="24"/>
          <w:szCs w:val="24"/>
          <w:lang w:val="fi-FI"/>
        </w:rPr>
        <w:footnoteReference w:id="59"/>
      </w:r>
      <w:r>
        <w:rPr>
          <w:rFonts w:cs="Times New Roman" w:ascii="Times New Roman" w:hAnsi="Times New Roman"/>
          <w:sz w:val="24"/>
          <w:szCs w:val="24"/>
          <w:lang w:val="fi-FI"/>
        </w:rPr>
        <w:t xml:space="preserve"> </w:t>
      </w:r>
      <w:del w:id="987" w:author="Unknown Author" w:date="2017-09-06T18:21:27Z">
        <w:r>
          <w:rPr>
            <w:rFonts w:cs="Times New Roman" w:ascii="Times New Roman" w:hAnsi="Times New Roman"/>
            <w:sz w:val="24"/>
            <w:szCs w:val="24"/>
            <w:lang w:val="fi-FI"/>
          </w:rPr>
          <w:delText>Jos asia tarvitsee ilmaista k</w:delText>
        </w:r>
      </w:del>
      <w:ins w:id="988" w:author="Unknown Author" w:date="2017-09-06T18:21:27Z">
        <w:r>
          <w:rPr>
            <w:rFonts w:cs="Times New Roman" w:ascii="Times New Roman" w:hAnsi="Times New Roman"/>
            <w:sz w:val="24"/>
            <w:szCs w:val="24"/>
            <w:lang w:val="fi-FI"/>
          </w:rPr>
          <w:t>K</w:t>
        </w:r>
      </w:ins>
      <w:r>
        <w:rPr>
          <w:rFonts w:cs="Times New Roman" w:ascii="Times New Roman" w:hAnsi="Times New Roman"/>
          <w:sz w:val="24"/>
          <w:szCs w:val="24"/>
          <w:lang w:val="fi-FI"/>
        </w:rPr>
        <w:t>ärjistäen</w:t>
      </w:r>
      <w:del w:id="989" w:author="Unknown Author" w:date="2017-09-06T18:21:28Z">
        <w:r>
          <w:rPr>
            <w:rFonts w:cs="Times New Roman" w:ascii="Times New Roman" w:hAnsi="Times New Roman"/>
            <w:sz w:val="24"/>
            <w:szCs w:val="24"/>
            <w:lang w:val="fi-FI"/>
          </w:rPr>
          <w:delText>,</w:delText>
        </w:r>
      </w:del>
      <w:r>
        <w:rPr>
          <w:rFonts w:cs="Times New Roman" w:ascii="Times New Roman" w:hAnsi="Times New Roman"/>
          <w:sz w:val="24"/>
          <w:szCs w:val="24"/>
          <w:lang w:val="fi-FI"/>
        </w:rPr>
        <w:t xml:space="preserve"> voidaan todeta, että perinteisessä historiantutkimuksessa yksittäinen sankaritutkija lukee ja kirjoittaa, eikä </w:t>
      </w:r>
      <w:del w:id="990" w:author="Unknown Author" w:date="2017-09-07T00:30:39Z">
        <w:r>
          <w:rPr>
            <w:rFonts w:cs="Times New Roman" w:ascii="Times New Roman" w:hAnsi="Times New Roman"/>
            <w:sz w:val="24"/>
            <w:szCs w:val="24"/>
            <w:lang w:val="fi-FI"/>
          </w:rPr>
          <w:delText xml:space="preserve">tieteellisen laskennan </w:delText>
        </w:r>
      </w:del>
      <w:del w:id="991" w:author="Unknown Author" w:date="2017-09-06T18:21:36Z">
        <w:r>
          <w:rPr>
            <w:rFonts w:cs="Times New Roman" w:ascii="Times New Roman" w:hAnsi="Times New Roman"/>
            <w:sz w:val="24"/>
            <w:szCs w:val="24"/>
            <w:lang w:val="fi-FI"/>
          </w:rPr>
          <w:delText xml:space="preserve">yleensä </w:delText>
        </w:r>
      </w:del>
      <w:ins w:id="992" w:author="Unknown Author" w:date="2017-09-07T00:30:39Z">
        <w:r>
          <w:rPr>
            <w:rFonts w:cs="Times New Roman" w:ascii="Times New Roman" w:hAnsi="Times New Roman"/>
            <w:sz w:val="24"/>
            <w:szCs w:val="24"/>
            <w:lang w:val="fi-FI"/>
          </w:rPr>
          <w:t>tilasto</w:t>
        </w:r>
      </w:ins>
      <w:ins w:id="993" w:author="Unknown Author" w:date="2017-09-07T00:30:39Z">
        <w:r>
          <w:rPr>
            <w:rFonts w:cs="Times New Roman" w:ascii="Times New Roman" w:hAnsi="Times New Roman"/>
            <w:sz w:val="24"/>
            <w:szCs w:val="24"/>
            <w:lang w:val="fi-FI"/>
          </w:rPr>
          <w:t>puuhastelun</w:t>
        </w:r>
      </w:ins>
      <w:ins w:id="994" w:author="Unknown Author" w:date="2017-09-07T00:30:39Z">
        <w:r>
          <w:rPr>
            <w:rFonts w:cs="Times New Roman" w:ascii="Times New Roman" w:hAnsi="Times New Roman"/>
            <w:sz w:val="24"/>
            <w:szCs w:val="24"/>
            <w:lang w:val="fi-FI"/>
          </w:rPr>
          <w:t xml:space="preserve"> </w:t>
        </w:r>
      </w:ins>
      <w:r>
        <w:rPr>
          <w:rFonts w:cs="Times New Roman" w:ascii="Times New Roman" w:hAnsi="Times New Roman"/>
          <w:sz w:val="24"/>
          <w:szCs w:val="24"/>
          <w:lang w:val="fi-FI"/>
        </w:rPr>
        <w:t xml:space="preserve">nähdä </w:t>
      </w:r>
      <w:ins w:id="995" w:author="Unknown Author" w:date="2017-09-07T12:14:04Z">
        <w:r>
          <w:rPr>
            <w:rFonts w:cs="Times New Roman" w:ascii="Times New Roman" w:hAnsi="Times New Roman"/>
            <w:sz w:val="24"/>
            <w:szCs w:val="24"/>
            <w:lang w:val="fi-FI"/>
          </w:rPr>
          <w:t xml:space="preserve">välttämättä </w:t>
        </w:r>
      </w:ins>
      <w:r>
        <w:rPr>
          <w:rFonts w:cs="Times New Roman" w:ascii="Times New Roman" w:hAnsi="Times New Roman"/>
          <w:sz w:val="24"/>
          <w:szCs w:val="24"/>
          <w:lang w:val="fi-FI"/>
        </w:rPr>
        <w:t xml:space="preserve">tuovan mainittavaa lisäarvoa. </w:t>
      </w:r>
      <w:ins w:id="996" w:author="Unknown Author" w:date="2017-09-07T12:15:17Z">
        <w:r>
          <w:rPr>
            <w:rFonts w:cs="Times New Roman" w:ascii="Times New Roman" w:hAnsi="Times New Roman"/>
            <w:sz w:val="24"/>
            <w:szCs w:val="24"/>
            <w:lang w:val="fi-FI"/>
          </w:rPr>
          <w:t xml:space="preserve">Itsenäistä asiantuntemukseen pohjautuvaa luovaa ajattelua mikään kone ei </w:t>
        </w:r>
      </w:ins>
      <w:ins w:id="997" w:author="Unknown Author" w:date="2017-09-07T12:15:17Z">
        <w:r>
          <w:rPr>
            <w:rFonts w:cs="Times New Roman" w:ascii="Times New Roman" w:hAnsi="Times New Roman"/>
            <w:sz w:val="24"/>
            <w:szCs w:val="24"/>
            <w:lang w:val="fi-FI"/>
          </w:rPr>
          <w:t xml:space="preserve">voikaan </w:t>
        </w:r>
      </w:ins>
      <w:ins w:id="998" w:author="Unknown Author" w:date="2017-09-07T12:15:17Z">
        <w:r>
          <w:rPr>
            <w:rFonts w:cs="Times New Roman" w:ascii="Times New Roman" w:hAnsi="Times New Roman"/>
            <w:sz w:val="24"/>
            <w:szCs w:val="24"/>
            <w:lang w:val="fi-FI"/>
          </w:rPr>
          <w:t xml:space="preserve">tutkijan puolesta </w:t>
        </w:r>
      </w:ins>
      <w:ins w:id="999" w:author="Unknown Author" w:date="2017-09-07T12:15:17Z">
        <w:r>
          <w:rPr>
            <w:rFonts w:cs="Times New Roman" w:ascii="Times New Roman" w:hAnsi="Times New Roman"/>
            <w:sz w:val="24"/>
            <w:szCs w:val="24"/>
            <w:lang w:val="fi-FI"/>
          </w:rPr>
          <w:t>tehdä</w:t>
        </w:r>
      </w:ins>
      <w:ins w:id="1000" w:author="Unknown Author" w:date="2017-09-07T12:15:17Z">
        <w:r>
          <w:rPr>
            <w:rFonts w:cs="Times New Roman" w:ascii="Times New Roman" w:hAnsi="Times New Roman"/>
            <w:sz w:val="24"/>
            <w:szCs w:val="24"/>
            <w:lang w:val="fi-FI"/>
          </w:rPr>
          <w:t xml:space="preserve">. </w:t>
        </w:r>
      </w:ins>
      <w:r>
        <w:rPr>
          <w:rFonts w:cs="Times New Roman" w:ascii="Times New Roman" w:hAnsi="Times New Roman"/>
          <w:sz w:val="24"/>
          <w:szCs w:val="24"/>
          <w:lang w:val="fi-FI"/>
        </w:rPr>
        <w:t xml:space="preserve">Toisaalta tutkijat eivät ole välttämättä </w:t>
      </w:r>
      <w:del w:id="1001" w:author="Unknown Author" w:date="2017-09-07T12:14:15Z">
        <w:r>
          <w:rPr>
            <w:rFonts w:cs="Times New Roman" w:ascii="Times New Roman" w:hAnsi="Times New Roman"/>
            <w:sz w:val="24"/>
            <w:szCs w:val="24"/>
            <w:lang w:val="fi-FI"/>
          </w:rPr>
          <w:delText xml:space="preserve">olleet </w:delText>
        </w:r>
      </w:del>
      <w:del w:id="1002" w:author="Unknown Author" w:date="2017-09-07T12:14:15Z">
        <w:r>
          <w:rPr>
            <w:rFonts w:cs="Times New Roman" w:ascii="Times New Roman" w:hAnsi="Times New Roman"/>
            <w:sz w:val="24"/>
            <w:szCs w:val="24"/>
            <w:lang w:val="fi-FI"/>
          </w:rPr>
          <w:delText xml:space="preserve">itsekään </w:delText>
        </w:r>
      </w:del>
      <w:r>
        <w:rPr>
          <w:rFonts w:cs="Times New Roman" w:ascii="Times New Roman" w:hAnsi="Times New Roman"/>
          <w:sz w:val="24"/>
          <w:szCs w:val="24"/>
          <w:lang w:val="fi-FI"/>
        </w:rPr>
        <w:t xml:space="preserve">tietoisia </w:t>
      </w:r>
      <w:del w:id="1003" w:author="Unknown Author" w:date="2017-09-07T00:31:01Z">
        <w:r>
          <w:rPr>
            <w:rFonts w:cs="Times New Roman" w:ascii="Times New Roman" w:hAnsi="Times New Roman"/>
            <w:sz w:val="24"/>
            <w:szCs w:val="24"/>
            <w:lang w:val="fi-FI"/>
          </w:rPr>
          <w:delText xml:space="preserve">uusien </w:delText>
        </w:r>
      </w:del>
      <w:del w:id="1004" w:author="Unknown Author" w:date="2017-09-07T00:30:56Z">
        <w:r>
          <w:rPr>
            <w:rFonts w:cs="Times New Roman" w:ascii="Times New Roman" w:hAnsi="Times New Roman"/>
            <w:sz w:val="24"/>
            <w:szCs w:val="24"/>
            <w:lang w:val="fi-FI"/>
          </w:rPr>
          <w:delText xml:space="preserve">informaatiotieteiden </w:delText>
        </w:r>
      </w:del>
      <w:del w:id="1005" w:author="Unknown Author" w:date="2017-09-07T00:31:00Z">
        <w:r>
          <w:rPr>
            <w:rFonts w:cs="Times New Roman" w:ascii="Times New Roman" w:hAnsi="Times New Roman"/>
            <w:sz w:val="24"/>
            <w:szCs w:val="24"/>
            <w:lang w:val="fi-FI"/>
          </w:rPr>
          <w:delText xml:space="preserve">menetelmien </w:delText>
        </w:r>
      </w:del>
      <w:ins w:id="1006" w:author="Unknown Author" w:date="2017-09-07T00:31:01Z">
        <w:r>
          <w:rPr>
            <w:rFonts w:cs="Times New Roman" w:ascii="Times New Roman" w:hAnsi="Times New Roman"/>
            <w:sz w:val="24"/>
            <w:szCs w:val="24"/>
            <w:lang w:val="fi-FI"/>
          </w:rPr>
          <w:t xml:space="preserve">datatieteen </w:t>
        </w:r>
      </w:ins>
      <w:ins w:id="1007" w:author="Unknown Author" w:date="2017-09-07T12:14:29Z">
        <w:r>
          <w:rPr>
            <w:rFonts w:cs="Times New Roman" w:ascii="Times New Roman" w:hAnsi="Times New Roman"/>
            <w:sz w:val="24"/>
            <w:szCs w:val="24"/>
            <w:lang w:val="fi-FI"/>
          </w:rPr>
          <w:t>avaamista uusista tutkimus</w:t>
        </w:r>
      </w:ins>
      <w:r>
        <w:rPr>
          <w:rFonts w:cs="Times New Roman" w:ascii="Times New Roman" w:hAnsi="Times New Roman"/>
          <w:sz w:val="24"/>
          <w:szCs w:val="24"/>
          <w:lang w:val="fi-FI"/>
        </w:rPr>
        <w:t xml:space="preserve">mahdollisuuksista. </w:t>
      </w:r>
      <w:del w:id="1008" w:author="Unknown Author" w:date="2017-09-07T12:14:57Z">
        <w:r>
          <w:rPr>
            <w:rFonts w:cs="Times New Roman" w:ascii="Times New Roman" w:hAnsi="Times New Roman"/>
            <w:sz w:val="24"/>
            <w:szCs w:val="24"/>
            <w:lang w:val="fi-FI"/>
          </w:rPr>
          <w:delText xml:space="preserve">Itsenäistä </w:delText>
        </w:r>
      </w:del>
      <w:del w:id="1009" w:author="Unknown Author" w:date="2017-09-06T18:21:54Z">
        <w:r>
          <w:rPr>
            <w:rFonts w:cs="Times New Roman" w:ascii="Times New Roman" w:hAnsi="Times New Roman"/>
            <w:sz w:val="24"/>
            <w:szCs w:val="24"/>
            <w:lang w:val="fi-FI"/>
          </w:rPr>
          <w:delText xml:space="preserve">laajaan </w:delText>
        </w:r>
      </w:del>
      <w:del w:id="1010" w:author="Unknown Author" w:date="2017-09-07T12:14:58Z">
        <w:r>
          <w:rPr>
            <w:rFonts w:cs="Times New Roman" w:ascii="Times New Roman" w:hAnsi="Times New Roman"/>
            <w:sz w:val="24"/>
            <w:szCs w:val="24"/>
            <w:lang w:val="fi-FI"/>
          </w:rPr>
          <w:delText xml:space="preserve">asiantuntemukseen pohjautuvaa luovaa ajattelua mikään kone ei tee tutkijan puolesta. </w:delText>
        </w:r>
      </w:del>
      <w:del w:id="1011" w:author="Unknown Author" w:date="2017-09-07T12:15:54Z">
        <w:r>
          <w:rPr>
            <w:rFonts w:cs="Times New Roman" w:ascii="Times New Roman" w:hAnsi="Times New Roman"/>
            <w:sz w:val="24"/>
            <w:szCs w:val="24"/>
            <w:lang w:val="fi-FI"/>
          </w:rPr>
          <w:delText xml:space="preserve">Tutkimusta voitaisiin </w:delText>
        </w:r>
      </w:del>
      <w:del w:id="1012" w:author="Unknown Author" w:date="2017-09-06T18:22:01Z">
        <w:r>
          <w:rPr>
            <w:rFonts w:cs="Times New Roman" w:ascii="Times New Roman" w:hAnsi="Times New Roman"/>
            <w:sz w:val="24"/>
            <w:szCs w:val="24"/>
            <w:lang w:val="fi-FI"/>
          </w:rPr>
          <w:delText xml:space="preserve">kuitenkin </w:delText>
        </w:r>
      </w:del>
      <w:del w:id="1013" w:author="Unknown Author" w:date="2017-09-07T12:15:54Z">
        <w:r>
          <w:rPr>
            <w:rFonts w:cs="Times New Roman" w:ascii="Times New Roman" w:hAnsi="Times New Roman"/>
            <w:sz w:val="24"/>
            <w:szCs w:val="24"/>
            <w:lang w:val="fi-FI"/>
          </w:rPr>
          <w:delText xml:space="preserve">monissa tapauksissa </w:delText>
        </w:r>
      </w:del>
      <w:del w:id="1014" w:author="Unknown Author" w:date="2017-09-06T18:22:03Z">
        <w:r>
          <w:rPr>
            <w:rFonts w:cs="Times New Roman" w:ascii="Times New Roman" w:hAnsi="Times New Roman"/>
            <w:sz w:val="24"/>
            <w:szCs w:val="24"/>
            <w:lang w:val="fi-FI"/>
          </w:rPr>
          <w:delText xml:space="preserve">oleellisesti </w:delText>
        </w:r>
      </w:del>
      <w:del w:id="1015" w:author="Unknown Author" w:date="2017-09-07T12:15:54Z">
        <w:r>
          <w:rPr>
            <w:rFonts w:cs="Times New Roman" w:ascii="Times New Roman" w:hAnsi="Times New Roman"/>
            <w:sz w:val="24"/>
            <w:szCs w:val="24"/>
            <w:lang w:val="fi-FI"/>
          </w:rPr>
          <w:delText xml:space="preserve">tehostaa ottamalla käyttöön tilastollinen kehys laajempien aineistojen tarkasteluun. </w:delText>
        </w:r>
      </w:del>
      <w:del w:id="1016" w:author="Unknown Author" w:date="2017-09-07T00:26:01Z">
        <w:r>
          <w:rPr>
            <w:rFonts w:cs="Times New Roman" w:ascii="Times New Roman" w:hAnsi="Times New Roman"/>
            <w:sz w:val="24"/>
            <w:szCs w:val="24"/>
            <w:lang w:val="fi-FI"/>
          </w:rPr>
          <w:delText>Tiedonlouhinnalla ja d</w:delText>
        </w:r>
      </w:del>
      <w:del w:id="1017" w:author="Unknown Author" w:date="2017-09-07T12:15:54Z">
        <w:r>
          <w:rPr>
            <w:rFonts w:cs="Times New Roman" w:ascii="Times New Roman" w:hAnsi="Times New Roman"/>
            <w:sz w:val="24"/>
            <w:szCs w:val="24"/>
            <w:lang w:val="fi-FI"/>
          </w:rPr>
          <w:delText xml:space="preserve">igitaalisten aineistojen käytöllä voidaan </w:delText>
        </w:r>
      </w:del>
      <w:del w:id="1018" w:author="Unknown Author" w:date="2017-09-07T00:26:04Z">
        <w:r>
          <w:rPr>
            <w:rFonts w:cs="Times New Roman" w:ascii="Times New Roman" w:hAnsi="Times New Roman"/>
            <w:sz w:val="24"/>
            <w:szCs w:val="24"/>
            <w:lang w:val="fi-FI"/>
          </w:rPr>
          <w:delText xml:space="preserve">myös </w:delText>
        </w:r>
      </w:del>
      <w:del w:id="1019" w:author="Unknown Author" w:date="2017-09-07T12:15:54Z">
        <w:r>
          <w:rPr>
            <w:rFonts w:cs="Times New Roman" w:ascii="Times New Roman" w:hAnsi="Times New Roman"/>
            <w:sz w:val="24"/>
            <w:szCs w:val="24"/>
            <w:lang w:val="fi-FI"/>
          </w:rPr>
          <w:delText>laajentaa tutkimuksen aikajännettä sujuvasti vuosikymmenistä vuosisatojen aikana tapahtuviin muutoksiin.</w:delText>
        </w:r>
      </w:del>
      <w:del w:id="1020" w:author="Unknown Author" w:date="2017-09-07T12:15:54Z">
        <w:r>
          <w:rPr>
            <w:rStyle w:val="FootnoteAnchor"/>
            <w:rFonts w:cs="Times New Roman" w:ascii="Times New Roman" w:hAnsi="Times New Roman"/>
            <w:sz w:val="24"/>
            <w:szCs w:val="24"/>
            <w:lang w:val="fi-FI"/>
          </w:rPr>
          <w:footnoteReference w:id="60"/>
        </w:r>
      </w:del>
      <w:del w:id="1021" w:author="Unknown Author" w:date="2017-09-07T12:15:54Z">
        <w:r>
          <w:rPr>
            <w:rFonts w:cs="Times New Roman" w:ascii="Times New Roman" w:hAnsi="Times New Roman"/>
            <w:sz w:val="24"/>
            <w:szCs w:val="24"/>
            <w:lang w:val="fi-FI"/>
          </w:rPr>
          <w:delText xml:space="preserve"> Tämän suuntainen ajattelu ei ole uutta ja ainakin käsitehistorian piirissä tätä mahdollisuutta on Suomessakin jo pohdittu pidempään.</w:delText>
        </w:r>
      </w:del>
      <w:del w:id="1022" w:author="Unknown Author" w:date="2017-09-07T12:15:54Z">
        <w:r>
          <w:rPr>
            <w:rStyle w:val="FootnoteAnchor"/>
            <w:rFonts w:cs="Times New Roman" w:ascii="Times New Roman" w:hAnsi="Times New Roman"/>
            <w:sz w:val="24"/>
            <w:szCs w:val="24"/>
            <w:lang w:val="fi-FI"/>
          </w:rPr>
          <w:footnoteReference w:id="61"/>
        </w:r>
      </w:del>
      <w:del w:id="1023" w:author="Unknown Author" w:date="2017-09-07T12:15:54Z">
        <w:r>
          <w:rPr>
            <w:rFonts w:cs="Times New Roman" w:ascii="Times New Roman" w:hAnsi="Times New Roman"/>
            <w:sz w:val="24"/>
            <w:szCs w:val="24"/>
            <w:lang w:val="fi-FI"/>
          </w:rPr>
          <w:delText xml:space="preserve"> </w:delText>
        </w:r>
      </w:del>
      <w:del w:id="1024" w:author="Unknown Author" w:date="2017-09-07T00:26:30Z">
        <w:r>
          <w:rPr>
            <w:rFonts w:cs="Times New Roman" w:ascii="Times New Roman" w:hAnsi="Times New Roman"/>
            <w:sz w:val="24"/>
            <w:szCs w:val="24"/>
            <w:lang w:val="fi-FI"/>
          </w:rPr>
          <w:delText xml:space="preserve">Silti digitaalisten aineistojen </w:delText>
        </w:r>
      </w:del>
      <w:del w:id="1025" w:author="Unknown Author" w:date="2017-09-07T00:31:27Z">
        <w:r>
          <w:rPr>
            <w:rFonts w:cs="Times New Roman" w:ascii="Times New Roman" w:hAnsi="Times New Roman"/>
            <w:sz w:val="24"/>
            <w:szCs w:val="24"/>
            <w:lang w:val="fi-FI"/>
          </w:rPr>
          <w:delText>m</w:delText>
        </w:r>
      </w:del>
      <w:del w:id="1026" w:author="Unknown Author" w:date="2017-09-07T12:15:54Z">
        <w:r>
          <w:rPr>
            <w:rFonts w:cs="Times New Roman" w:ascii="Times New Roman" w:hAnsi="Times New Roman"/>
            <w:sz w:val="24"/>
            <w:szCs w:val="24"/>
            <w:lang w:val="fi-FI"/>
          </w:rPr>
          <w:delText xml:space="preserve">ahdollisuuksien realisoituminen historian tutkimuksessa vaatii </w:delText>
        </w:r>
      </w:del>
      <w:del w:id="1027" w:author="Unknown Author" w:date="2017-09-07T12:15:54Z">
        <w:r>
          <w:rPr>
            <w:rFonts w:cs="Times New Roman" w:ascii="Times New Roman" w:hAnsi="Times New Roman"/>
            <w:sz w:val="24"/>
            <w:szCs w:val="24"/>
            <w:lang w:val="fi-FI"/>
          </w:rPr>
          <w:delText>muutoksia tutkimuskulttuuriin</w:delText>
        </w:r>
      </w:del>
      <w:del w:id="1028" w:author="Unknown Author" w:date="2017-09-07T00:26:28Z">
        <w:r>
          <w:rPr>
            <w:rFonts w:cs="Times New Roman" w:ascii="Times New Roman" w:hAnsi="Times New Roman"/>
            <w:sz w:val="24"/>
            <w:szCs w:val="24"/>
            <w:lang w:val="fi-FI"/>
          </w:rPr>
          <w:delText xml:space="preserve"> monitieteisen yhteistyön osalta</w:delText>
        </w:r>
      </w:del>
      <w:del w:id="1029" w:author="Unknown Author" w:date="2017-09-07T12:15:54Z">
        <w:r>
          <w:rPr>
            <w:rFonts w:cs="Times New Roman" w:ascii="Times New Roman" w:hAnsi="Times New Roman"/>
            <w:sz w:val="24"/>
            <w:szCs w:val="24"/>
            <w:lang w:val="fi-FI"/>
          </w:rPr>
          <w:delText>.</w:delText>
        </w:r>
      </w:del>
    </w:p>
    <w:p>
      <w:pPr>
        <w:pStyle w:val="Normal1"/>
        <w:rPr>
          <w:rFonts w:ascii="Times New Roman" w:hAnsi="Times New Roman" w:cs="Times New Roman"/>
          <w:sz w:val="24"/>
          <w:szCs w:val="24"/>
          <w:lang w:val="fi-FI"/>
          <w:del w:id="1030" w:author="Unknown Author" w:date="2017-09-07T12:15:56Z"/>
        </w:rPr>
      </w:pPr>
      <w:r>
        <w:rPr>
          <w:rFonts w:cs="Times New Roman" w:ascii="Times New Roman" w:hAnsi="Times New Roman"/>
          <w:sz w:val="24"/>
          <w:szCs w:val="24"/>
          <w:lang w:val="fi-FI"/>
        </w:rPr>
        <w:t xml:space="preserve"> </w:t>
      </w:r>
    </w:p>
    <w:p>
      <w:pPr>
        <w:pStyle w:val="Normal1"/>
        <w:rPr/>
      </w:pPr>
      <w:del w:id="1031" w:author="Unknown Author" w:date="2017-09-06T18:23:13Z">
        <w:r>
          <w:rPr>
            <w:rFonts w:cs="Times New Roman" w:ascii="Times New Roman" w:hAnsi="Times New Roman"/>
            <w:sz w:val="24"/>
            <w:szCs w:val="24"/>
            <w:lang w:val="fi-FI"/>
          </w:rPr>
          <w:delText xml:space="preserve">Konkreettinen haaste on myös se, että valitettavan useat digitaalisen ihmistieteiden hankkeet ovat keskittyneet perifeerisiin aiheisiin, eivätkä tutkimustradition keskiössä olevat henkilöt ole ymmärtäneet digitaalisuuden tuomaa lisäarvoa tieteenalan peruskysymysten tutkimuksessa. </w:delText>
        </w:r>
      </w:del>
      <w:ins w:id="1032" w:author="Unknown Author" w:date="2017-09-07T12:15:57Z">
        <w:r>
          <w:rPr>
            <w:rFonts w:cs="Times New Roman" w:ascii="Times New Roman" w:hAnsi="Times New Roman"/>
            <w:sz w:val="24"/>
            <w:szCs w:val="24"/>
            <w:lang w:val="fi-FI"/>
          </w:rPr>
          <w:t xml:space="preserve"> </w:t>
        </w:r>
      </w:ins>
      <w:r>
        <w:rPr>
          <w:rFonts w:cs="Times New Roman" w:ascii="Times New Roman" w:hAnsi="Times New Roman"/>
          <w:sz w:val="24"/>
          <w:szCs w:val="24"/>
          <w:lang w:val="fi-FI"/>
        </w:rPr>
        <w:t xml:space="preserve">Historian alalla </w:t>
      </w:r>
      <w:del w:id="1033" w:author="Unknown Author" w:date="2017-09-06T18:23:18Z">
        <w:r>
          <w:rPr>
            <w:rFonts w:cs="Times New Roman" w:ascii="Times New Roman" w:hAnsi="Times New Roman"/>
            <w:sz w:val="24"/>
            <w:szCs w:val="24"/>
            <w:lang w:val="fi-FI"/>
          </w:rPr>
          <w:delText xml:space="preserve">näiden </w:delText>
        </w:r>
      </w:del>
      <w:ins w:id="1034" w:author="Unknown Author" w:date="2017-09-06T18:23:27Z">
        <w:r>
          <w:rPr>
            <w:rFonts w:cs="Times New Roman" w:ascii="Times New Roman" w:hAnsi="Times New Roman"/>
            <w:sz w:val="24"/>
            <w:szCs w:val="24"/>
            <w:lang w:val="fi-FI"/>
          </w:rPr>
          <w:t xml:space="preserve">digitaalisen ihmistieteen </w:t>
        </w:r>
      </w:ins>
      <w:r>
        <w:rPr>
          <w:rFonts w:cs="Times New Roman" w:ascii="Times New Roman" w:hAnsi="Times New Roman"/>
          <w:sz w:val="24"/>
          <w:szCs w:val="24"/>
          <w:lang w:val="fi-FI"/>
        </w:rPr>
        <w:t xml:space="preserve">sovellusten puute </w:t>
      </w:r>
      <w:del w:id="1035" w:author="Unknown Author" w:date="2017-09-07T00:26:50Z">
        <w:r>
          <w:rPr>
            <w:rFonts w:cs="Times New Roman" w:ascii="Times New Roman" w:hAnsi="Times New Roman"/>
            <w:sz w:val="24"/>
            <w:szCs w:val="24"/>
            <w:lang w:val="fi-FI"/>
          </w:rPr>
          <w:delText xml:space="preserve">saattaa osittain </w:delText>
        </w:r>
      </w:del>
      <w:r>
        <w:rPr>
          <w:rFonts w:cs="Times New Roman" w:ascii="Times New Roman" w:hAnsi="Times New Roman"/>
          <w:sz w:val="24"/>
          <w:szCs w:val="24"/>
          <w:lang w:val="fi-FI"/>
        </w:rPr>
        <w:t>selitty</w:t>
      </w:r>
      <w:del w:id="1036" w:author="Unknown Author" w:date="2017-09-07T00:26:51Z">
        <w:r>
          <w:rPr>
            <w:rFonts w:cs="Times New Roman" w:ascii="Times New Roman" w:hAnsi="Times New Roman"/>
            <w:sz w:val="24"/>
            <w:szCs w:val="24"/>
            <w:lang w:val="fi-FI"/>
          </w:rPr>
          <w:delText>ä</w:delText>
        </w:r>
      </w:del>
      <w:ins w:id="1037" w:author="Unknown Author" w:date="2017-09-07T00:26:51Z">
        <w:r>
          <w:rPr>
            <w:rFonts w:cs="Times New Roman" w:ascii="Times New Roman" w:hAnsi="Times New Roman"/>
            <w:sz w:val="24"/>
            <w:szCs w:val="24"/>
            <w:lang w:val="fi-FI"/>
          </w:rPr>
          <w:t>y osin</w:t>
        </w:r>
      </w:ins>
      <w:r>
        <w:rPr>
          <w:rFonts w:cs="Times New Roman" w:ascii="Times New Roman" w:hAnsi="Times New Roman"/>
          <w:sz w:val="24"/>
          <w:szCs w:val="24"/>
          <w:lang w:val="fi-FI"/>
        </w:rPr>
        <w:t xml:space="preserve"> sillä, että alan ydinosaajat eivät ole lähteneet menetelmiä kehittämään ja näin ei historian tarpeisiin vastaavia tietojenkäsittelyä hyödyntäviä menetelmiä ole päässyt syntymäänkään. Haasteena on </w:t>
      </w:r>
      <w:del w:id="1038" w:author="Unknown Author" w:date="2017-09-07T00:26:59Z">
        <w:r>
          <w:rPr>
            <w:rFonts w:cs="Times New Roman" w:ascii="Times New Roman" w:hAnsi="Times New Roman"/>
            <w:sz w:val="24"/>
            <w:szCs w:val="24"/>
            <w:lang w:val="fi-FI"/>
          </w:rPr>
          <w:delText xml:space="preserve">toisaalta myös </w:delText>
        </w:r>
      </w:del>
      <w:r>
        <w:rPr>
          <w:rFonts w:cs="Times New Roman" w:ascii="Times New Roman" w:hAnsi="Times New Roman"/>
          <w:sz w:val="24"/>
          <w:szCs w:val="24"/>
          <w:lang w:val="fi-FI"/>
        </w:rPr>
        <w:t>se</w:t>
      </w:r>
      <w:ins w:id="1039" w:author="Unknown Author" w:date="2017-09-07T00:27:00Z">
        <w:r>
          <w:rPr>
            <w:rFonts w:cs="Times New Roman" w:ascii="Times New Roman" w:hAnsi="Times New Roman"/>
            <w:sz w:val="24"/>
            <w:szCs w:val="24"/>
            <w:lang w:val="fi-FI"/>
          </w:rPr>
          <w:t>kin</w:t>
        </w:r>
      </w:ins>
      <w:r>
        <w:rPr>
          <w:rFonts w:cs="Times New Roman" w:ascii="Times New Roman" w:hAnsi="Times New Roman"/>
          <w:sz w:val="24"/>
          <w:szCs w:val="24"/>
          <w:lang w:val="fi-FI"/>
        </w:rPr>
        <w:t xml:space="preserve">, etteivät laskennallisten tieteiden edustajat välttämättä osaa ennakoida historioitsijoiden tarpeita. </w:t>
      </w:r>
      <w:del w:id="1040" w:author="Unknown Author" w:date="2017-09-07T00:27:11Z">
        <w:r>
          <w:rPr>
            <w:rFonts w:cs="Times New Roman" w:ascii="Times New Roman" w:hAnsi="Times New Roman"/>
            <w:sz w:val="24"/>
            <w:szCs w:val="24"/>
            <w:lang w:val="fi-FI"/>
          </w:rPr>
          <w:delText>Sovellettavia m</w:delText>
        </w:r>
      </w:del>
      <w:ins w:id="1041" w:author="Unknown Author" w:date="2017-09-07T00:27:11Z">
        <w:r>
          <w:rPr>
            <w:rFonts w:cs="Times New Roman" w:ascii="Times New Roman" w:hAnsi="Times New Roman"/>
            <w:sz w:val="24"/>
            <w:szCs w:val="24"/>
            <w:lang w:val="fi-FI"/>
          </w:rPr>
          <w:t>M</w:t>
        </w:r>
      </w:ins>
      <w:r>
        <w:rPr>
          <w:rFonts w:cs="Times New Roman" w:ascii="Times New Roman" w:hAnsi="Times New Roman"/>
          <w:sz w:val="24"/>
          <w:szCs w:val="24"/>
          <w:lang w:val="fi-FI"/>
        </w:rPr>
        <w:t>enetelmiä löytyy, mutta tutkimuskulttuurit eivät ole vielä kohdanneet merkittävällä tavalla.</w:t>
      </w:r>
      <w:r>
        <w:rPr>
          <w:rStyle w:val="FootnoteAnchor"/>
          <w:rFonts w:cs="Times New Roman" w:ascii="Times New Roman" w:hAnsi="Times New Roman"/>
          <w:sz w:val="24"/>
          <w:szCs w:val="24"/>
          <w:lang w:val="fi-FI"/>
        </w:rPr>
        <w:footnoteReference w:id="62"/>
      </w:r>
      <w:r>
        <w:rPr>
          <w:rFonts w:cs="Times New Roman" w:ascii="Times New Roman" w:hAnsi="Times New Roman"/>
          <w:sz w:val="24"/>
          <w:szCs w:val="24"/>
          <w:lang w:val="fi-FI"/>
        </w:rPr>
        <w:t xml:space="preserve"> Uusi tutkimusala tarjoaakin lupaavia mahdollisuuksia ja tuoreita tutkimuskohteita myös menetelmätutkijoille. </w:t>
      </w:r>
    </w:p>
    <w:p>
      <w:pPr>
        <w:pStyle w:val="Normal1"/>
        <w:rPr>
          <w:rFonts w:ascii="Times New Roman" w:hAnsi="Times New Roman" w:cs="Times New Roman"/>
          <w:sz w:val="24"/>
          <w:szCs w:val="24"/>
          <w:lang w:val="fi-FI"/>
        </w:rPr>
      </w:pPr>
      <w:ins w:id="1042" w:author="Unknown Author" w:date="2017-09-07T12:16:06Z">
        <w:r>
          <w:rPr/>
        </w:r>
      </w:ins>
    </w:p>
    <w:p>
      <w:pPr>
        <w:pStyle w:val="Normal1"/>
        <w:rPr>
          <w:rFonts w:ascii="Times New Roman" w:hAnsi="Times New Roman" w:cs="Times New Roman"/>
          <w:sz w:val="24"/>
          <w:szCs w:val="24"/>
          <w:lang w:val="fi-FI"/>
          <w:del w:id="1044" w:author="Unknown Author" w:date="2017-09-07T12:16:05Z"/>
        </w:rPr>
      </w:pPr>
      <w:del w:id="1043" w:author="Unknown Author" w:date="2017-09-07T12:16:05Z">
        <w:r>
          <w:rPr/>
        </w:r>
      </w:del>
    </w:p>
    <w:p>
      <w:pPr>
        <w:pStyle w:val="Normal1"/>
        <w:rPr>
          <w:rFonts w:ascii="Times New Roman" w:hAnsi="Times New Roman" w:cs="Times New Roman"/>
          <w:sz w:val="24"/>
          <w:szCs w:val="24"/>
          <w:lang w:val="fi-FI"/>
          <w:del w:id="1056" w:author="Unknown Author" w:date="2017-09-07T12:16:19Z"/>
        </w:rPr>
      </w:pPr>
      <w:ins w:id="1045" w:author="Unknown Author" w:date="2017-09-07T12:16:02Z">
        <w:r>
          <w:rPr>
            <w:rFonts w:cs="Times New Roman" w:ascii="Times New Roman" w:hAnsi="Times New Roman"/>
            <w:sz w:val="24"/>
            <w:szCs w:val="24"/>
            <w:lang w:val="fi-FI"/>
          </w:rPr>
          <w:t xml:space="preserve">Tutkimusta voitaisiin monissa tapauksissa tehostaa ottamalla käyttöön tilastollinen kehys laajempien aineistojen tarkasteluun. </w:t>
        </w:r>
      </w:ins>
      <w:ins w:id="1046" w:author="Unknown Author" w:date="2017-09-07T12:16:02Z">
        <w:r>
          <w:rPr>
            <w:rFonts w:cs="Times New Roman" w:ascii="Times New Roman" w:hAnsi="Times New Roman"/>
            <w:sz w:val="24"/>
            <w:szCs w:val="24"/>
            <w:lang w:val="fi-FI"/>
          </w:rPr>
          <w:t>D</w:t>
        </w:r>
      </w:ins>
      <w:ins w:id="1047" w:author="Unknown Author" w:date="2017-09-07T12:16:02Z">
        <w:r>
          <w:rPr>
            <w:rFonts w:cs="Times New Roman" w:ascii="Times New Roman" w:hAnsi="Times New Roman"/>
            <w:sz w:val="24"/>
            <w:szCs w:val="24"/>
            <w:lang w:val="fi-FI"/>
          </w:rPr>
          <w:t>igitaalisten aineistojen käytöllä voidaan laajentaa tutkimuksen aikajännettä sujuvasti vuosikymmenistä vuosisatojen aikana tapahtuviin muutoksiin.</w:t>
        </w:r>
      </w:ins>
      <w:ins w:id="1048" w:author="Unknown Author" w:date="2017-09-07T12:16:02Z">
        <w:r>
          <w:rPr>
            <w:rStyle w:val="FootnoteAnchor"/>
            <w:rFonts w:cs="Times New Roman" w:ascii="Times New Roman" w:hAnsi="Times New Roman"/>
            <w:sz w:val="24"/>
            <w:szCs w:val="24"/>
            <w:lang w:val="fi-FI"/>
          </w:rPr>
          <w:footnoteReference w:id="63"/>
        </w:r>
      </w:ins>
      <w:ins w:id="1049" w:author="Unknown Author" w:date="2017-09-07T12:16:02Z">
        <w:r>
          <w:rPr>
            <w:rFonts w:cs="Times New Roman" w:ascii="Times New Roman" w:hAnsi="Times New Roman"/>
            <w:sz w:val="24"/>
            <w:szCs w:val="24"/>
            <w:lang w:val="fi-FI"/>
          </w:rPr>
          <w:t xml:space="preserve"> Tämän suuntainen ajattelu ei ole uutta ja ainakin käsitehistorian piirissä tätä mahdollisuutta on Suomessakin jo pohdittu pidempään.</w:t>
        </w:r>
      </w:ins>
      <w:ins w:id="1050" w:author="Unknown Author" w:date="2017-09-07T12:16:02Z">
        <w:r>
          <w:rPr>
            <w:rStyle w:val="FootnoteAnchor"/>
            <w:rFonts w:cs="Times New Roman" w:ascii="Times New Roman" w:hAnsi="Times New Roman"/>
            <w:sz w:val="24"/>
            <w:szCs w:val="24"/>
            <w:lang w:val="fi-FI"/>
          </w:rPr>
          <w:footnoteReference w:id="64"/>
        </w:r>
      </w:ins>
      <w:ins w:id="1051" w:author="Unknown Author" w:date="2017-09-07T12:16:02Z">
        <w:r>
          <w:rPr>
            <w:rFonts w:cs="Times New Roman" w:ascii="Times New Roman" w:hAnsi="Times New Roman"/>
            <w:sz w:val="24"/>
            <w:szCs w:val="24"/>
            <w:lang w:val="fi-FI"/>
          </w:rPr>
          <w:t xml:space="preserve"> </w:t>
        </w:r>
      </w:ins>
      <w:ins w:id="1052" w:author="Unknown Author" w:date="2017-09-07T12:16:02Z">
        <w:r>
          <w:rPr>
            <w:rFonts w:cs="Times New Roman" w:ascii="Times New Roman" w:hAnsi="Times New Roman"/>
            <w:sz w:val="24"/>
            <w:szCs w:val="24"/>
            <w:lang w:val="fi-FI"/>
          </w:rPr>
          <w:t>M</w:t>
        </w:r>
      </w:ins>
      <w:ins w:id="1053" w:author="Unknown Author" w:date="2017-09-07T12:16:02Z">
        <w:r>
          <w:rPr>
            <w:rFonts w:cs="Times New Roman" w:ascii="Times New Roman" w:hAnsi="Times New Roman"/>
            <w:sz w:val="24"/>
            <w:szCs w:val="24"/>
            <w:lang w:val="fi-FI"/>
          </w:rPr>
          <w:t xml:space="preserve">ahdollisuuksien realisoituminen historian tutkimuksessa vaatii </w:t>
        </w:r>
      </w:ins>
      <w:ins w:id="1054" w:author="Unknown Author" w:date="2017-09-07T12:16:02Z">
        <w:r>
          <w:rPr>
            <w:rFonts w:cs="Times New Roman" w:ascii="Times New Roman" w:hAnsi="Times New Roman"/>
            <w:sz w:val="24"/>
            <w:szCs w:val="24"/>
            <w:lang w:val="fi-FI"/>
          </w:rPr>
          <w:t xml:space="preserve">kuitenkin monitieteistä yhteistyötä ja </w:t>
        </w:r>
      </w:ins>
      <w:ins w:id="1055" w:author="Unknown Author" w:date="2017-09-07T12:16:02Z">
        <w:r>
          <w:rPr>
            <w:rFonts w:cs="Times New Roman" w:ascii="Times New Roman" w:hAnsi="Times New Roman"/>
            <w:sz w:val="24"/>
            <w:szCs w:val="24"/>
            <w:lang w:val="fi-FI"/>
          </w:rPr>
          <w:t>muutoksia tutkimuskulttuuriin.</w:t>
        </w:r>
      </w:ins>
    </w:p>
    <w:p>
      <w:pPr>
        <w:pStyle w:val="Normal1"/>
        <w:rPr/>
      </w:pPr>
      <w:ins w:id="1057" w:author="Unknown Author" w:date="2017-09-07T12:16:19Z">
        <w:r>
          <w:rPr>
            <w:rFonts w:cs="Times New Roman" w:ascii="Times New Roman" w:hAnsi="Times New Roman"/>
            <w:sz w:val="24"/>
            <w:szCs w:val="24"/>
            <w:lang w:val="fi-FI"/>
          </w:rPr>
          <w:t xml:space="preserve"> </w:t>
        </w:r>
      </w:ins>
    </w:p>
    <w:p>
      <w:pPr>
        <w:pStyle w:val="Normal1"/>
        <w:rPr>
          <w:rFonts w:ascii="Times New Roman" w:hAnsi="Times New Roman" w:cs="Times New Roman"/>
          <w:sz w:val="24"/>
          <w:szCs w:val="24"/>
          <w:lang w:val="fi-FI"/>
        </w:rPr>
      </w:pPr>
      <w:ins w:id="1058" w:author="Unknown Author" w:date="2017-09-07T12:16:19Z">
        <w:r>
          <w:rPr/>
        </w:r>
      </w:ins>
    </w:p>
    <w:p>
      <w:pPr>
        <w:pStyle w:val="Normal1"/>
        <w:rPr/>
      </w:pPr>
      <w:r>
        <w:rPr>
          <w:rFonts w:cs="Times New Roman" w:ascii="Times New Roman" w:hAnsi="Times New Roman"/>
          <w:sz w:val="24"/>
          <w:szCs w:val="24"/>
          <w:lang w:val="fi-FI"/>
        </w:rPr>
        <w:t xml:space="preserve">Uusien lähestymistapojen ilmestyessä tutkimuskenttään korostuu </w:t>
      </w:r>
      <w:del w:id="1059" w:author="Unknown Author" w:date="2017-09-06T18:25:06Z">
        <w:r>
          <w:rPr>
            <w:rFonts w:cs="Times New Roman" w:ascii="Times New Roman" w:hAnsi="Times New Roman"/>
            <w:sz w:val="24"/>
            <w:szCs w:val="24"/>
            <w:lang w:val="fi-FI"/>
          </w:rPr>
          <w:delText xml:space="preserve">samalla </w:delText>
        </w:r>
      </w:del>
      <w:r>
        <w:rPr>
          <w:rFonts w:cs="Times New Roman" w:ascii="Times New Roman" w:hAnsi="Times New Roman"/>
          <w:sz w:val="24"/>
          <w:szCs w:val="24"/>
          <w:lang w:val="fi-FI"/>
        </w:rPr>
        <w:t xml:space="preserve">sekä tarve korostaa humanistisen </w:t>
      </w:r>
      <w:del w:id="1060" w:author="Unknown Author" w:date="2017-09-06T18:24:59Z">
        <w:r>
          <w:rPr>
            <w:rFonts w:cs="Times New Roman" w:ascii="Times New Roman" w:hAnsi="Times New Roman"/>
            <w:sz w:val="24"/>
            <w:szCs w:val="24"/>
            <w:lang w:val="fi-FI"/>
          </w:rPr>
          <w:delText>tutkimus</w:delText>
        </w:r>
      </w:del>
      <w:r>
        <w:rPr>
          <w:rFonts w:cs="Times New Roman" w:ascii="Times New Roman" w:hAnsi="Times New Roman"/>
          <w:sz w:val="24"/>
          <w:szCs w:val="24"/>
          <w:lang w:val="fi-FI"/>
        </w:rPr>
        <w:t xml:space="preserve">tradition omien tutkimuskysymysten merkitystä että hahmottaa </w:t>
      </w:r>
      <w:ins w:id="1061" w:author="Unknown Author" w:date="2017-09-06T18:25:10Z">
        <w:r>
          <w:rPr>
            <w:rFonts w:cs="Times New Roman" w:ascii="Times New Roman" w:hAnsi="Times New Roman"/>
            <w:sz w:val="24"/>
            <w:szCs w:val="24"/>
            <w:lang w:val="fi-FI"/>
          </w:rPr>
          <w:t xml:space="preserve">alan </w:t>
        </w:r>
      </w:ins>
      <w:r>
        <w:rPr>
          <w:rFonts w:cs="Times New Roman" w:ascii="Times New Roman" w:hAnsi="Times New Roman"/>
          <w:sz w:val="24"/>
          <w:szCs w:val="24"/>
          <w:lang w:val="fi-FI"/>
        </w:rPr>
        <w:t xml:space="preserve">perustutkimuksen ydin. </w:t>
      </w:r>
      <w:del w:id="1062" w:author="Unknown Author" w:date="2017-09-07T12:12:46Z">
        <w:r>
          <w:rPr>
            <w:rFonts w:cs="Times New Roman" w:ascii="Times New Roman" w:hAnsi="Times New Roman"/>
            <w:sz w:val="24"/>
            <w:szCs w:val="24"/>
            <w:lang w:val="fi-FI"/>
          </w:rPr>
          <w:delText xml:space="preserve">Suuretkaan lähdeaineistot, mutkikkaat </w:delText>
        </w:r>
      </w:del>
      <w:del w:id="1063" w:author="Unknown Author" w:date="2017-09-07T12:12:46Z">
        <w:r>
          <w:rPr>
            <w:rFonts w:cs="Times New Roman" w:ascii="Times New Roman" w:hAnsi="Times New Roman"/>
            <w:sz w:val="24"/>
            <w:szCs w:val="24"/>
            <w:lang w:val="fi-FI"/>
          </w:rPr>
          <w:delText xml:space="preserve">menetelmät tai </w:delText>
        </w:r>
      </w:del>
      <w:del w:id="1064" w:author="Unknown Author" w:date="2017-09-07T00:28:01Z">
        <w:r>
          <w:rPr>
            <w:rFonts w:cs="Times New Roman" w:ascii="Times New Roman" w:hAnsi="Times New Roman"/>
            <w:sz w:val="24"/>
            <w:szCs w:val="24"/>
            <w:lang w:val="fi-FI"/>
          </w:rPr>
          <w:delText xml:space="preserve">värikkäät </w:delText>
        </w:r>
      </w:del>
      <w:del w:id="1065" w:author="Unknown Author" w:date="2017-09-07T12:12:46Z">
        <w:r>
          <w:rPr>
            <w:rFonts w:cs="Times New Roman" w:ascii="Times New Roman" w:hAnsi="Times New Roman"/>
            <w:sz w:val="24"/>
            <w:szCs w:val="24"/>
            <w:lang w:val="fi-FI"/>
          </w:rPr>
          <w:delText xml:space="preserve">visualisoinnit eivät </w:delText>
        </w:r>
      </w:del>
      <w:del w:id="1066" w:author="Unknown Author" w:date="2017-09-07T12:12:46Z">
        <w:r>
          <w:rPr>
            <w:rFonts w:cs="Times New Roman" w:ascii="Times New Roman" w:hAnsi="Times New Roman"/>
            <w:sz w:val="24"/>
            <w:szCs w:val="24"/>
            <w:lang w:val="fi-FI"/>
          </w:rPr>
          <w:delText xml:space="preserve">riitä </w:delText>
        </w:r>
      </w:del>
      <w:del w:id="1067" w:author="Unknown Author" w:date="2017-09-07T12:12:46Z">
        <w:r>
          <w:rPr>
            <w:rFonts w:cs="Times New Roman" w:ascii="Times New Roman" w:hAnsi="Times New Roman"/>
            <w:sz w:val="24"/>
            <w:szCs w:val="24"/>
            <w:lang w:val="fi-FI"/>
          </w:rPr>
          <w:delText xml:space="preserve">vastaamaan </w:delText>
        </w:r>
      </w:del>
      <w:del w:id="1068" w:author="Unknown Author" w:date="2017-09-07T00:28:25Z">
        <w:r>
          <w:rPr>
            <w:rFonts w:cs="Times New Roman" w:ascii="Times New Roman" w:hAnsi="Times New Roman"/>
            <w:sz w:val="24"/>
            <w:szCs w:val="24"/>
            <w:lang w:val="fi-FI"/>
          </w:rPr>
          <w:delText>sovellus</w:delText>
        </w:r>
      </w:del>
      <w:del w:id="1069" w:author="Unknown Author" w:date="2017-09-07T12:12:46Z">
        <w:r>
          <w:rPr>
            <w:rFonts w:cs="Times New Roman" w:ascii="Times New Roman" w:hAnsi="Times New Roman"/>
            <w:sz w:val="24"/>
            <w:szCs w:val="24"/>
            <w:lang w:val="fi-FI"/>
          </w:rPr>
          <w:delText>alan keskeisiin kysymyksiin. Vaikka teoreettiset keskustelut ja menetelmät ovat tärkeitä, k</w:delText>
        </w:r>
      </w:del>
      <w:ins w:id="1070" w:author="Unknown Author" w:date="2017-09-07T12:12:32Z">
        <w:r>
          <w:rPr>
            <w:rFonts w:cs="Times New Roman" w:ascii="Times New Roman" w:hAnsi="Times New Roman"/>
            <w:sz w:val="24"/>
            <w:szCs w:val="24"/>
            <w:lang w:val="fi-FI"/>
          </w:rPr>
          <w:t>K</w:t>
        </w:r>
      </w:ins>
      <w:r>
        <w:rPr>
          <w:rFonts w:cs="Times New Roman" w:ascii="Times New Roman" w:hAnsi="Times New Roman"/>
          <w:sz w:val="24"/>
          <w:szCs w:val="24"/>
          <w:lang w:val="fi-FI"/>
        </w:rPr>
        <w:t xml:space="preserve">äytännön tulokset ja ymmärrys sanelevat tutkimuksen lopullisen arvon. Mikään tutkimusmenetelmä tai -aineisto </w:t>
      </w:r>
      <w:del w:id="1071" w:author="Unknown Author" w:date="2017-09-06T18:25:26Z">
        <w:r>
          <w:rPr>
            <w:rFonts w:cs="Times New Roman" w:ascii="Times New Roman" w:hAnsi="Times New Roman"/>
            <w:sz w:val="24"/>
            <w:szCs w:val="24"/>
            <w:lang w:val="fi-FI"/>
          </w:rPr>
          <w:delText xml:space="preserve">maailmassa </w:delText>
        </w:r>
      </w:del>
      <w:r>
        <w:rPr>
          <w:rFonts w:cs="Times New Roman" w:ascii="Times New Roman" w:hAnsi="Times New Roman"/>
          <w:sz w:val="24"/>
          <w:szCs w:val="24"/>
          <w:lang w:val="fi-FI"/>
        </w:rPr>
        <w:t xml:space="preserve">ei korvaa hyviä </w:t>
      </w:r>
      <w:del w:id="1072" w:author="Unknown Author" w:date="2017-09-07T00:28:41Z">
        <w:r>
          <w:rPr>
            <w:rFonts w:cs="Times New Roman" w:ascii="Times New Roman" w:hAnsi="Times New Roman"/>
            <w:sz w:val="24"/>
            <w:szCs w:val="24"/>
            <w:lang w:val="fi-FI"/>
          </w:rPr>
          <w:delText>tutkimus</w:delText>
        </w:r>
      </w:del>
      <w:r>
        <w:rPr>
          <w:rFonts w:cs="Times New Roman" w:ascii="Times New Roman" w:hAnsi="Times New Roman"/>
          <w:sz w:val="24"/>
          <w:szCs w:val="24"/>
          <w:lang w:val="fi-FI"/>
        </w:rPr>
        <w:t xml:space="preserve">kysymyksiä ja </w:t>
      </w:r>
      <w:del w:id="1073" w:author="Unknown Author" w:date="2017-09-07T00:28:42Z">
        <w:r>
          <w:rPr>
            <w:rFonts w:cs="Times New Roman" w:ascii="Times New Roman" w:hAnsi="Times New Roman"/>
            <w:sz w:val="24"/>
            <w:szCs w:val="24"/>
            <w:lang w:val="fi-FI"/>
          </w:rPr>
          <w:delText>-</w:delText>
        </w:r>
      </w:del>
      <w:r>
        <w:rPr>
          <w:rFonts w:cs="Times New Roman" w:ascii="Times New Roman" w:hAnsi="Times New Roman"/>
          <w:sz w:val="24"/>
          <w:szCs w:val="24"/>
          <w:lang w:val="fi-FI"/>
        </w:rPr>
        <w:t xml:space="preserve">hypoteeseja, joiden onnistunut määrittely ja niihin vastaaminen saatavilla olevien aineistojen nojalla ratkaisee viime kädessä onnistumisemme </w:t>
      </w:r>
      <w:del w:id="1074" w:author="Unknown Author" w:date="2017-09-06T18:25:41Z">
        <w:r>
          <w:rPr>
            <w:rFonts w:cs="Times New Roman" w:ascii="Times New Roman" w:hAnsi="Times New Roman"/>
            <w:sz w:val="24"/>
            <w:szCs w:val="24"/>
            <w:lang w:val="fi-FI"/>
          </w:rPr>
          <w:delText xml:space="preserve">historian </w:delText>
        </w:r>
      </w:del>
      <w:r>
        <w:rPr>
          <w:rFonts w:cs="Times New Roman" w:ascii="Times New Roman" w:hAnsi="Times New Roman"/>
          <w:sz w:val="24"/>
          <w:szCs w:val="24"/>
          <w:lang w:val="fi-FI"/>
        </w:rPr>
        <w:t>tutkijoina.</w:t>
      </w:r>
    </w:p>
    <w:p>
      <w:pPr>
        <w:pStyle w:val="Normal1"/>
        <w:rPr>
          <w:rFonts w:ascii="Times New Roman" w:hAnsi="Times New Roman" w:cs="Times New Roman"/>
          <w:sz w:val="24"/>
          <w:szCs w:val="24"/>
          <w:lang w:val="fi-FI"/>
        </w:rPr>
      </w:pPr>
      <w:r>
        <w:rPr>
          <w:rFonts w:cs="Times New Roman" w:ascii="Times New Roman" w:hAnsi="Times New Roman"/>
          <w:sz w:val="24"/>
          <w:szCs w:val="24"/>
          <w:lang w:val="fi-FI"/>
        </w:rPr>
      </w:r>
    </w:p>
    <w:p>
      <w:pPr>
        <w:pStyle w:val="Normal1"/>
        <w:numPr>
          <w:ilvl w:val="0"/>
          <w:numId w:val="0"/>
        </w:numPr>
        <w:outlineLvl w:val="0"/>
        <w:rPr>
          <w:rFonts w:ascii="Times New Roman" w:hAnsi="Times New Roman" w:cs="Times New Roman"/>
          <w:b/>
          <w:b/>
          <w:sz w:val="24"/>
          <w:szCs w:val="24"/>
          <w:lang w:val="fi-FI"/>
        </w:rPr>
      </w:pPr>
      <w:r>
        <w:rPr>
          <w:rFonts w:cs="Times New Roman" w:ascii="Times New Roman" w:hAnsi="Times New Roman"/>
          <w:b/>
          <w:sz w:val="24"/>
          <w:szCs w:val="24"/>
          <w:lang w:val="fi-FI"/>
        </w:rPr>
        <w:t>Lopuksi</w:t>
      </w:r>
    </w:p>
    <w:p>
      <w:pPr>
        <w:pStyle w:val="Normal1"/>
        <w:rPr>
          <w:rFonts w:ascii="Times New Roman" w:hAnsi="Times New Roman" w:cs="Times New Roman"/>
          <w:sz w:val="24"/>
          <w:szCs w:val="24"/>
          <w:lang w:val="fi-FI"/>
        </w:rPr>
      </w:pPr>
      <w:r>
        <w:rPr>
          <w:rFonts w:cs="Times New Roman" w:ascii="Times New Roman" w:hAnsi="Times New Roman"/>
          <w:sz w:val="24"/>
          <w:szCs w:val="24"/>
          <w:lang w:val="fi-FI"/>
        </w:rPr>
        <w:t xml:space="preserve"> </w:t>
      </w:r>
    </w:p>
    <w:p>
      <w:pPr>
        <w:pStyle w:val="Normal"/>
        <w:spacing w:lineRule="auto" w:line="276"/>
        <w:rPr/>
      </w:pPr>
      <w:r>
        <w:rPr>
          <w:rFonts w:cs="Times New Roman" w:ascii="Times New Roman" w:hAnsi="Times New Roman"/>
          <w:lang w:val="fi-FI"/>
        </w:rPr>
        <w:t>Kuvailutietojen, teksti</w:t>
      </w:r>
      <w:del w:id="1075" w:author="Unknown Author" w:date="2017-09-07T12:16:50Z">
        <w:r>
          <w:rPr>
            <w:rFonts w:cs="Times New Roman" w:ascii="Times New Roman" w:hAnsi="Times New Roman"/>
            <w:lang w:val="fi-FI"/>
          </w:rPr>
          <w:delText>n</w:delText>
        </w:r>
      </w:del>
      <w:r>
        <w:rPr>
          <w:rFonts w:cs="Times New Roman" w:ascii="Times New Roman" w:hAnsi="Times New Roman"/>
          <w:lang w:val="fi-FI"/>
        </w:rPr>
        <w:t xml:space="preserve">louhinnan ja </w:t>
      </w:r>
      <w:del w:id="1076" w:author="Unknown Author" w:date="2017-09-07T12:16:55Z">
        <w:r>
          <w:rPr>
            <w:rFonts w:cs="Times New Roman" w:ascii="Times New Roman" w:hAnsi="Times New Roman"/>
            <w:lang w:val="fi-FI"/>
          </w:rPr>
          <w:delText>informaatio</w:delText>
        </w:r>
      </w:del>
      <w:ins w:id="1077" w:author="Unknown Author" w:date="2017-09-07T12:16:55Z">
        <w:r>
          <w:rPr>
            <w:rFonts w:cs="Times New Roman" w:ascii="Times New Roman" w:hAnsi="Times New Roman"/>
            <w:lang w:val="fi-FI"/>
          </w:rPr>
          <w:t>data</w:t>
        </w:r>
      </w:ins>
      <w:r>
        <w:rPr>
          <w:rFonts w:cs="Times New Roman" w:ascii="Times New Roman" w:hAnsi="Times New Roman"/>
          <w:lang w:val="fi-FI"/>
        </w:rPr>
        <w:t xml:space="preserve">tieteiden yhdistely tarjoaa uusia tapoja ymmärtää esimerkiksi painotuotteita fyysisinä objekteina, niiden tuottamiseen liittyviä näkökulmia ja laajempia käsitteiden muutoksia. Digitaalisten ihmistieteiden käsite on tarkoitettu väliaikaiseksi luonnehtimaan tietyntyyppistä digitaalisilla aineistoilla tehtävää tutkimusta, jonka varsinaisena päämääränä on uudistaa humanistista tutkimusperinnettä. Todennäköistä on, että </w:t>
      </w:r>
      <w:del w:id="1078" w:author="Unknown Author" w:date="2017-09-07T00:32:00Z">
        <w:r>
          <w:rPr>
            <w:rFonts w:cs="Times New Roman" w:ascii="Times New Roman" w:hAnsi="Times New Roman"/>
            <w:lang w:val="fi-FI"/>
          </w:rPr>
          <w:delText>laajojen (</w:delText>
        </w:r>
      </w:del>
      <w:del w:id="1079" w:author="Unknown Author" w:date="2017-09-07T00:31:59Z">
        <w:r>
          <w:rPr>
            <w:rFonts w:cs="Times New Roman" w:ascii="Times New Roman" w:hAnsi="Times New Roman"/>
            <w:lang w:val="fi-FI"/>
          </w:rPr>
          <w:delText xml:space="preserve">ja myös pienempien) </w:delText>
        </w:r>
      </w:del>
      <w:r>
        <w:rPr>
          <w:rFonts w:cs="Times New Roman" w:ascii="Times New Roman" w:hAnsi="Times New Roman"/>
          <w:lang w:val="fi-FI"/>
        </w:rPr>
        <w:t xml:space="preserve">digitaalisten aineistojen </w:t>
      </w:r>
      <w:del w:id="1080" w:author="Unknown Author" w:date="2017-09-07T00:32:14Z">
        <w:r>
          <w:rPr>
            <w:rFonts w:cs="Times New Roman" w:ascii="Times New Roman" w:hAnsi="Times New Roman"/>
            <w:lang w:val="fi-FI"/>
          </w:rPr>
          <w:delText xml:space="preserve">käytöstä uusin monitieteisin menetelmin </w:delText>
        </w:r>
      </w:del>
      <w:ins w:id="1081" w:author="Unknown Author" w:date="2017-09-07T00:32:14Z">
        <w:r>
          <w:rPr>
            <w:rFonts w:cs="Times New Roman" w:ascii="Times New Roman" w:hAnsi="Times New Roman"/>
            <w:lang w:val="fi-FI"/>
          </w:rPr>
          <w:t xml:space="preserve">käyttö </w:t>
        </w:r>
      </w:ins>
      <w:del w:id="1082" w:author="Unknown Author" w:date="2017-09-07T00:32:19Z">
        <w:r>
          <w:rPr>
            <w:rFonts w:cs="Times New Roman" w:ascii="Times New Roman" w:hAnsi="Times New Roman"/>
            <w:lang w:val="fi-FI"/>
          </w:rPr>
          <w:delText xml:space="preserve">tulee </w:delText>
        </w:r>
      </w:del>
      <w:ins w:id="1083" w:author="Unknown Author" w:date="2017-09-07T00:32:19Z">
        <w:r>
          <w:rPr>
            <w:rFonts w:cs="Times New Roman" w:ascii="Times New Roman" w:hAnsi="Times New Roman"/>
            <w:lang w:val="fi-FI"/>
          </w:rPr>
          <w:t xml:space="preserve">leviää </w:t>
        </w:r>
      </w:ins>
      <w:r>
        <w:rPr>
          <w:rFonts w:cs="Times New Roman" w:ascii="Times New Roman" w:hAnsi="Times New Roman"/>
          <w:lang w:val="fi-FI"/>
        </w:rPr>
        <w:t>suhteellisen nopeasti tutkimuksen valtavirtaa</w:t>
      </w:r>
      <w:ins w:id="1084" w:author="Unknown Author" w:date="2017-09-07T00:32:23Z">
        <w:r>
          <w:rPr>
            <w:rFonts w:cs="Times New Roman" w:ascii="Times New Roman" w:hAnsi="Times New Roman"/>
            <w:lang w:val="fi-FI"/>
          </w:rPr>
          <w:t>n</w:t>
        </w:r>
      </w:ins>
      <w:r>
        <w:rPr>
          <w:rFonts w:cs="Times New Roman" w:ascii="Times New Roman" w:hAnsi="Times New Roman"/>
          <w:lang w:val="fi-FI"/>
        </w:rPr>
        <w:t xml:space="preserve"> myös historiassa. Tällöin </w:t>
      </w:r>
      <w:del w:id="1085" w:author="Unknown Author" w:date="2017-09-07T00:32:36Z">
        <w:r>
          <w:rPr>
            <w:rFonts w:cs="Times New Roman" w:ascii="Times New Roman" w:hAnsi="Times New Roman"/>
            <w:lang w:val="fi-FI"/>
          </w:rPr>
          <w:delText xml:space="preserve">digitaalisuuden alleviivaaminen </w:delText>
        </w:r>
      </w:del>
      <w:r>
        <w:rPr>
          <w:rFonts w:cs="Times New Roman" w:ascii="Times New Roman" w:hAnsi="Times New Roman"/>
          <w:lang w:val="fi-FI"/>
        </w:rPr>
        <w:t xml:space="preserve">voidaan </w:t>
      </w:r>
      <w:del w:id="1086" w:author="Unknown Author" w:date="2017-09-07T00:32:45Z">
        <w:r>
          <w:rPr>
            <w:rFonts w:cs="Times New Roman" w:ascii="Times New Roman" w:hAnsi="Times New Roman"/>
            <w:lang w:val="fi-FI"/>
          </w:rPr>
          <w:delText xml:space="preserve">unohtaa ja alkaa jälleen </w:delText>
        </w:r>
      </w:del>
      <w:ins w:id="1087" w:author="Unknown Author" w:date="2017-09-07T00:32:46Z">
        <w:r>
          <w:rPr>
            <w:rFonts w:cs="Times New Roman" w:ascii="Times New Roman" w:hAnsi="Times New Roman"/>
            <w:lang w:val="fi-FI"/>
          </w:rPr>
          <w:t xml:space="preserve">palata </w:t>
        </w:r>
      </w:ins>
      <w:del w:id="1088" w:author="Unknown Author" w:date="2017-09-07T00:32:48Z">
        <w:r>
          <w:rPr>
            <w:rFonts w:cs="Times New Roman" w:ascii="Times New Roman" w:hAnsi="Times New Roman"/>
            <w:lang w:val="fi-FI"/>
          </w:rPr>
          <w:delText xml:space="preserve">yksiselitteisesti </w:delText>
        </w:r>
      </w:del>
      <w:r>
        <w:rPr>
          <w:rFonts w:cs="Times New Roman" w:ascii="Times New Roman" w:hAnsi="Times New Roman"/>
          <w:lang w:val="fi-FI"/>
        </w:rPr>
        <w:t xml:space="preserve">puhumaan historiantutkimuksesta ja humanismista ilman </w:t>
      </w:r>
      <w:ins w:id="1089" w:author="Unknown Author" w:date="2017-09-06T18:26:33Z">
        <w:r>
          <w:rPr>
            <w:rFonts w:cs="Times New Roman" w:ascii="Times New Roman" w:hAnsi="Times New Roman"/>
            <w:lang w:val="fi-FI"/>
          </w:rPr>
          <w:t xml:space="preserve">digitaalisuutta tai muita </w:t>
        </w:r>
      </w:ins>
      <w:r>
        <w:rPr>
          <w:rFonts w:cs="Times New Roman" w:ascii="Times New Roman" w:hAnsi="Times New Roman"/>
          <w:lang w:val="fi-FI"/>
        </w:rPr>
        <w:t xml:space="preserve">etuliitteitä. Yksittäisten </w:t>
      </w:r>
      <w:del w:id="1090" w:author="Unknown Author" w:date="2017-09-07T00:33:13Z">
        <w:r>
          <w:rPr>
            <w:rFonts w:cs="Times New Roman" w:ascii="Times New Roman" w:hAnsi="Times New Roman"/>
            <w:lang w:val="fi-FI"/>
          </w:rPr>
          <w:delText xml:space="preserve">tieteenalojen </w:delText>
        </w:r>
      </w:del>
      <w:r>
        <w:rPr>
          <w:rFonts w:cs="Times New Roman" w:ascii="Times New Roman" w:hAnsi="Times New Roman"/>
          <w:lang w:val="fi-FI"/>
        </w:rPr>
        <w:t>tutkimusperinteiden jopa vuosisataiset jatkumot voivat jatkaa elämäänsä m</w:t>
      </w:r>
      <w:del w:id="1091" w:author="Unknown Author" w:date="2017-09-07T00:33:19Z">
        <w:r>
          <w:rPr>
            <w:rFonts w:cs="Times New Roman" w:ascii="Times New Roman" w:hAnsi="Times New Roman"/>
            <w:lang w:val="fi-FI"/>
          </w:rPr>
          <w:delText>etodi</w:delText>
        </w:r>
      </w:del>
      <w:ins w:id="1092" w:author="Unknown Author" w:date="2017-09-07T00:33:19Z">
        <w:r>
          <w:rPr>
            <w:rFonts w:cs="Times New Roman" w:ascii="Times New Roman" w:hAnsi="Times New Roman"/>
            <w:lang w:val="fi-FI"/>
          </w:rPr>
          <w:t>enetelmä</w:t>
        </w:r>
      </w:ins>
      <w:r>
        <w:rPr>
          <w:rFonts w:cs="Times New Roman" w:ascii="Times New Roman" w:hAnsi="Times New Roman"/>
          <w:lang w:val="fi-FI"/>
        </w:rPr>
        <w:t xml:space="preserve">kehityksen </w:t>
      </w:r>
      <w:del w:id="1093" w:author="Unknown Author" w:date="2017-09-07T00:33:38Z">
        <w:r>
          <w:rPr>
            <w:rFonts w:cs="Times New Roman" w:ascii="Times New Roman" w:hAnsi="Times New Roman"/>
            <w:lang w:val="fi-FI"/>
          </w:rPr>
          <w:delText>hedelmistä nauttien eikä suinkaan siitä kärsien</w:delText>
        </w:r>
      </w:del>
      <w:ins w:id="1094" w:author="Unknown Author" w:date="2017-09-07T00:33:31Z">
        <w:r>
          <w:rPr>
            <w:rFonts w:cs="Times New Roman" w:ascii="Times New Roman" w:hAnsi="Times New Roman"/>
            <w:lang w:val="fi-FI"/>
          </w:rPr>
          <w:t>luomista mahdollisuuksista ammentaen</w:t>
        </w:r>
      </w:ins>
      <w:r>
        <w:rPr>
          <w:rFonts w:cs="Times New Roman" w:ascii="Times New Roman" w:hAnsi="Times New Roman"/>
          <w:lang w:val="fi-FI"/>
        </w:rPr>
        <w:t>.</w:t>
      </w:r>
    </w:p>
    <w:p>
      <w:pPr>
        <w:pStyle w:val="Normal1"/>
        <w:rPr>
          <w:rFonts w:ascii="Times New Roman" w:hAnsi="Times New Roman" w:cs="Times New Roman"/>
          <w:sz w:val="24"/>
          <w:szCs w:val="24"/>
          <w:lang w:val="fi-FI"/>
        </w:rPr>
      </w:pPr>
      <w:r>
        <w:rPr>
          <w:rFonts w:cs="Times New Roman" w:ascii="Times New Roman" w:hAnsi="Times New Roman"/>
          <w:sz w:val="24"/>
          <w:szCs w:val="24"/>
          <w:lang w:val="fi-FI"/>
        </w:rPr>
      </w:r>
    </w:p>
    <w:p>
      <w:pPr>
        <w:pStyle w:val="Normal1"/>
        <w:rPr/>
      </w:pPr>
      <w:del w:id="1095" w:author="Unknown Author" w:date="2017-09-06T18:27:10Z">
        <w:r>
          <w:rPr>
            <w:rFonts w:cs="Times New Roman" w:ascii="Times New Roman" w:hAnsi="Times New Roman"/>
            <w:sz w:val="24"/>
            <w:szCs w:val="24"/>
            <w:lang w:val="fi-FI"/>
          </w:rPr>
          <w:delText>Digitaalisten aineistojen osalta h</w:delText>
        </w:r>
      </w:del>
      <w:ins w:id="1096" w:author="Unknown Author" w:date="2017-09-06T18:27:14Z">
        <w:r>
          <w:rPr>
            <w:rFonts w:cs="Times New Roman" w:ascii="Times New Roman" w:hAnsi="Times New Roman"/>
            <w:sz w:val="24"/>
            <w:szCs w:val="24"/>
            <w:lang w:val="fi-FI"/>
          </w:rPr>
          <w:t>H</w:t>
        </w:r>
      </w:ins>
      <w:r>
        <w:rPr>
          <w:rFonts w:cs="Times New Roman" w:ascii="Times New Roman" w:hAnsi="Times New Roman"/>
          <w:sz w:val="24"/>
          <w:szCs w:val="24"/>
          <w:lang w:val="fi-FI"/>
        </w:rPr>
        <w:t xml:space="preserve">istorian tutkimuksen kannalta käyttökelpoisia </w:t>
      </w:r>
      <w:ins w:id="1097" w:author="Unknown Author" w:date="2017-09-06T18:27:15Z">
        <w:r>
          <w:rPr>
            <w:rFonts w:cs="Times New Roman" w:ascii="Times New Roman" w:hAnsi="Times New Roman"/>
            <w:sz w:val="24"/>
            <w:szCs w:val="24"/>
            <w:lang w:val="fi-FI"/>
          </w:rPr>
          <w:t xml:space="preserve">digitaalisia </w:t>
        </w:r>
      </w:ins>
      <w:r>
        <w:rPr>
          <w:rFonts w:cs="Times New Roman" w:ascii="Times New Roman" w:hAnsi="Times New Roman"/>
          <w:sz w:val="24"/>
          <w:szCs w:val="24"/>
          <w:lang w:val="fi-FI"/>
        </w:rPr>
        <w:t xml:space="preserve">aineistoja on jo </w:t>
      </w:r>
      <w:del w:id="1098" w:author="Unknown Author" w:date="2017-09-07T00:33:56Z">
        <w:r>
          <w:rPr>
            <w:rFonts w:cs="Times New Roman" w:ascii="Times New Roman" w:hAnsi="Times New Roman"/>
            <w:sz w:val="24"/>
            <w:szCs w:val="24"/>
            <w:lang w:val="fi-FI"/>
          </w:rPr>
          <w:delText>hyvin</w:delText>
        </w:r>
      </w:del>
      <w:ins w:id="1099" w:author="Unknown Author" w:date="2017-09-07T00:33:57Z">
        <w:r>
          <w:rPr>
            <w:rFonts w:cs="Times New Roman" w:ascii="Times New Roman" w:hAnsi="Times New Roman"/>
            <w:sz w:val="24"/>
            <w:szCs w:val="24"/>
            <w:lang w:val="fi-FI"/>
          </w:rPr>
          <w:t>runsaasti</w:t>
        </w:r>
      </w:ins>
      <w:r>
        <w:rPr>
          <w:rFonts w:cs="Times New Roman" w:ascii="Times New Roman" w:hAnsi="Times New Roman"/>
          <w:sz w:val="24"/>
          <w:szCs w:val="24"/>
          <w:lang w:val="fi-FI"/>
        </w:rPr>
        <w:t xml:space="preserve"> </w:t>
      </w:r>
      <w:del w:id="1100" w:author="Unknown Author" w:date="2017-09-06T18:31:20Z">
        <w:r>
          <w:rPr>
            <w:rFonts w:cs="Times New Roman" w:ascii="Times New Roman" w:hAnsi="Times New Roman"/>
            <w:sz w:val="24"/>
            <w:szCs w:val="24"/>
            <w:lang w:val="fi-FI"/>
          </w:rPr>
          <w:delText>tarjolla</w:delText>
        </w:r>
      </w:del>
      <w:ins w:id="1101" w:author="Unknown Author" w:date="2017-09-06T18:31:21Z">
        <w:r>
          <w:rPr>
            <w:rFonts w:cs="Times New Roman" w:ascii="Times New Roman" w:hAnsi="Times New Roman"/>
            <w:sz w:val="24"/>
            <w:szCs w:val="24"/>
            <w:lang w:val="fi-FI"/>
          </w:rPr>
          <w:t>saatavilla</w:t>
        </w:r>
      </w:ins>
      <w:r>
        <w:rPr>
          <w:rFonts w:cs="Times New Roman" w:ascii="Times New Roman" w:hAnsi="Times New Roman"/>
          <w:sz w:val="24"/>
          <w:szCs w:val="24"/>
          <w:lang w:val="fi-FI"/>
        </w:rPr>
        <w:t>.</w:t>
      </w:r>
      <w:del w:id="1102" w:author="Unknown Author" w:date="2017-09-07T00:34:14Z">
        <w:r>
          <w:rPr>
            <w:rFonts w:cs="Times New Roman" w:ascii="Times New Roman" w:hAnsi="Times New Roman"/>
            <w:sz w:val="24"/>
            <w:szCs w:val="24"/>
            <w:lang w:val="fi-FI"/>
          </w:rPr>
          <w:delText xml:space="preserve"> Esimerkiksi Suomen kansalliskirjaston kokoelmat</w:delText>
        </w:r>
      </w:del>
      <w:r>
        <w:rPr>
          <w:rFonts w:cs="Times New Roman" w:ascii="Times New Roman" w:hAnsi="Times New Roman"/>
          <w:sz w:val="24"/>
          <w:szCs w:val="24"/>
          <w:lang w:val="fi-FI"/>
        </w:rPr>
        <w:t xml:space="preserve"> </w:t>
      </w:r>
      <w:del w:id="1103" w:author="Unknown Author" w:date="2017-09-07T00:34:16Z">
        <w:r>
          <w:rPr>
            <w:rFonts w:cs="Times New Roman" w:ascii="Times New Roman" w:hAnsi="Times New Roman"/>
            <w:sz w:val="24"/>
            <w:szCs w:val="24"/>
            <w:lang w:val="fi-FI"/>
          </w:rPr>
          <w:delText xml:space="preserve">ovat tällaisia. </w:delText>
        </w:r>
      </w:del>
      <w:r>
        <w:rPr>
          <w:rFonts w:cs="Times New Roman" w:ascii="Times New Roman" w:hAnsi="Times New Roman"/>
          <w:sz w:val="24"/>
          <w:szCs w:val="24"/>
          <w:lang w:val="fi-FI"/>
        </w:rPr>
        <w:t>Kotimaiset aineistot</w:t>
      </w:r>
      <w:ins w:id="1104" w:author="Unknown Author" w:date="2017-09-07T00:34:17Z">
        <w:r>
          <w:rPr>
            <w:rFonts w:cs="Times New Roman" w:ascii="Times New Roman" w:hAnsi="Times New Roman"/>
            <w:sz w:val="24"/>
            <w:szCs w:val="24"/>
            <w:lang w:val="fi-FI"/>
          </w:rPr>
          <w:t xml:space="preserve">, </w:t>
        </w:r>
      </w:ins>
      <w:ins w:id="1105" w:author="Unknown Author" w:date="2017-09-07T00:34:17Z">
        <w:r>
          <w:rPr>
            <w:rFonts w:cs="Times New Roman" w:ascii="Times New Roman" w:hAnsi="Times New Roman"/>
            <w:sz w:val="24"/>
            <w:szCs w:val="24"/>
            <w:lang w:val="fi-FI"/>
          </w:rPr>
          <w:t>e</w:t>
        </w:r>
      </w:ins>
      <w:ins w:id="1106" w:author="Unknown Author" w:date="2017-09-07T00:34:17Z">
        <w:r>
          <w:rPr>
            <w:rFonts w:cs="Times New Roman" w:ascii="Times New Roman" w:hAnsi="Times New Roman"/>
            <w:sz w:val="24"/>
            <w:szCs w:val="24"/>
            <w:lang w:val="fi-FI"/>
          </w:rPr>
          <w:t>simerkiksi Suomen kansalliskirjaston kokoelmat,</w:t>
        </w:r>
      </w:ins>
      <w:r>
        <w:rPr>
          <w:rFonts w:cs="Times New Roman" w:ascii="Times New Roman" w:hAnsi="Times New Roman"/>
          <w:sz w:val="24"/>
          <w:szCs w:val="24"/>
          <w:lang w:val="fi-FI"/>
        </w:rPr>
        <w:t xml:space="preserve"> tarjoavat kiintoisan </w:t>
      </w:r>
      <w:del w:id="1107" w:author="Unknown Author" w:date="2017-09-07T00:34:26Z">
        <w:r>
          <w:rPr>
            <w:rFonts w:cs="Times New Roman" w:ascii="Times New Roman" w:hAnsi="Times New Roman"/>
            <w:sz w:val="24"/>
            <w:szCs w:val="24"/>
            <w:lang w:val="fi-FI"/>
          </w:rPr>
          <w:delText xml:space="preserve">ja luontevan </w:delText>
        </w:r>
      </w:del>
      <w:r>
        <w:rPr>
          <w:rFonts w:cs="Times New Roman" w:ascii="Times New Roman" w:hAnsi="Times New Roman"/>
          <w:sz w:val="24"/>
          <w:szCs w:val="24"/>
          <w:lang w:val="fi-FI"/>
        </w:rPr>
        <w:t>tutkimuskohteen</w:t>
      </w:r>
      <w:del w:id="1108" w:author="Unknown Author" w:date="2017-09-07T00:34:30Z">
        <w:r>
          <w:rPr>
            <w:rFonts w:cs="Times New Roman" w:ascii="Times New Roman" w:hAnsi="Times New Roman"/>
            <w:sz w:val="24"/>
            <w:szCs w:val="24"/>
            <w:lang w:val="fi-FI"/>
          </w:rPr>
          <w:delText xml:space="preserve"> historian tutkimukselle</w:delText>
        </w:r>
      </w:del>
      <w:r>
        <w:rPr>
          <w:rFonts w:cs="Times New Roman" w:ascii="Times New Roman" w:hAnsi="Times New Roman"/>
          <w:sz w:val="24"/>
          <w:szCs w:val="24"/>
          <w:lang w:val="fi-FI"/>
        </w:rPr>
        <w:t xml:space="preserve">. Lisähaasteena </w:t>
      </w:r>
      <w:del w:id="1109" w:author="Unknown Author" w:date="2017-09-06T18:31:34Z">
        <w:r>
          <w:rPr>
            <w:rFonts w:cs="Times New Roman" w:ascii="Times New Roman" w:hAnsi="Times New Roman"/>
            <w:sz w:val="24"/>
            <w:szCs w:val="24"/>
            <w:lang w:val="fi-FI"/>
          </w:rPr>
          <w:delText xml:space="preserve">tutkimuksessa </w:delText>
        </w:r>
      </w:del>
      <w:r>
        <w:rPr>
          <w:rFonts w:cs="Times New Roman" w:ascii="Times New Roman" w:hAnsi="Times New Roman"/>
          <w:sz w:val="24"/>
          <w:szCs w:val="24"/>
          <w:lang w:val="fi-FI"/>
        </w:rPr>
        <w:t>on kehittää menetelmiä, joilla tekstiaineisto</w:t>
      </w:r>
      <w:del w:id="1110" w:author="Unknown Author" w:date="2017-09-06T18:31:37Z">
        <w:r>
          <w:rPr>
            <w:rFonts w:cs="Times New Roman" w:ascii="Times New Roman" w:hAnsi="Times New Roman"/>
            <w:sz w:val="24"/>
            <w:szCs w:val="24"/>
            <w:lang w:val="fi-FI"/>
          </w:rPr>
          <w:delText>it</w:delText>
        </w:r>
      </w:del>
      <w:ins w:id="1111" w:author="Unknown Author" w:date="2017-09-06T18:31:37Z">
        <w:r>
          <w:rPr>
            <w:rFonts w:cs="Times New Roman" w:ascii="Times New Roman" w:hAnsi="Times New Roman"/>
            <w:sz w:val="24"/>
            <w:szCs w:val="24"/>
            <w:lang w:val="fi-FI"/>
          </w:rPr>
          <w:t>j</w:t>
        </w:r>
      </w:ins>
      <w:r>
        <w:rPr>
          <w:rFonts w:cs="Times New Roman" w:ascii="Times New Roman" w:hAnsi="Times New Roman"/>
          <w:sz w:val="24"/>
          <w:szCs w:val="24"/>
          <w:lang w:val="fi-FI"/>
        </w:rPr>
        <w:t xml:space="preserve">a yhdistäviä ja erottavia piirteitä voitaisiin sujuvasti analysoida yli kielirajojen. </w:t>
      </w:r>
      <w:del w:id="1112" w:author="Unknown Author" w:date="2017-09-06T18:31:44Z">
        <w:r>
          <w:rPr>
            <w:rFonts w:cs="Times New Roman" w:ascii="Times New Roman" w:hAnsi="Times New Roman"/>
            <w:sz w:val="24"/>
            <w:szCs w:val="24"/>
            <w:lang w:val="fi-FI"/>
          </w:rPr>
          <w:delText xml:space="preserve"> </w:delText>
        </w:r>
      </w:del>
      <w:r>
        <w:rPr>
          <w:rFonts w:cs="Times New Roman" w:ascii="Times New Roman" w:hAnsi="Times New Roman"/>
          <w:sz w:val="24"/>
          <w:szCs w:val="24"/>
          <w:lang w:val="fi-FI"/>
        </w:rPr>
        <w:t xml:space="preserve">Suomen kaksikielisyys tarjoaa </w:t>
      </w:r>
      <w:del w:id="1113" w:author="Unknown Author" w:date="2017-09-06T18:32:16Z">
        <w:r>
          <w:rPr>
            <w:rFonts w:cs="Times New Roman" w:ascii="Times New Roman" w:hAnsi="Times New Roman"/>
            <w:sz w:val="24"/>
            <w:szCs w:val="24"/>
            <w:lang w:val="fi-FI"/>
          </w:rPr>
          <w:delText xml:space="preserve">myös </w:delText>
        </w:r>
      </w:del>
      <w:r>
        <w:rPr>
          <w:rFonts w:cs="Times New Roman" w:ascii="Times New Roman" w:hAnsi="Times New Roman"/>
          <w:sz w:val="24"/>
          <w:szCs w:val="24"/>
          <w:lang w:val="fi-FI"/>
        </w:rPr>
        <w:t>erinomaisia mahdollisuuksia pilotoida rajat</w:t>
      </w:r>
      <w:del w:id="1114" w:author="Unknown Author" w:date="2017-09-06T18:32:20Z">
        <w:r>
          <w:rPr>
            <w:rFonts w:cs="Times New Roman" w:ascii="Times New Roman" w:hAnsi="Times New Roman"/>
            <w:sz w:val="24"/>
            <w:szCs w:val="24"/>
            <w:lang w:val="fi-FI"/>
          </w:rPr>
          <w:delText>umma</w:delText>
        </w:r>
      </w:del>
      <w:ins w:id="1115" w:author="Unknown Author" w:date="2017-09-06T18:32:22Z">
        <w:r>
          <w:rPr>
            <w:rFonts w:cs="Times New Roman" w:ascii="Times New Roman" w:hAnsi="Times New Roman"/>
            <w:sz w:val="24"/>
            <w:szCs w:val="24"/>
            <w:lang w:val="fi-FI"/>
          </w:rPr>
          <w:t>u</w:t>
        </w:r>
      </w:ins>
      <w:r>
        <w:rPr>
          <w:rFonts w:cs="Times New Roman" w:ascii="Times New Roman" w:hAnsi="Times New Roman"/>
          <w:sz w:val="24"/>
          <w:szCs w:val="24"/>
          <w:lang w:val="fi-FI"/>
        </w:rPr>
        <w:t xml:space="preserve">ssa mittakaavassa eri kielten </w:t>
      </w:r>
      <w:del w:id="1116" w:author="Unknown Author" w:date="2017-09-07T00:34:42Z">
        <w:r>
          <w:rPr>
            <w:rFonts w:cs="Times New Roman" w:ascii="Times New Roman" w:hAnsi="Times New Roman"/>
            <w:sz w:val="24"/>
            <w:szCs w:val="24"/>
            <w:lang w:val="fi-FI"/>
          </w:rPr>
          <w:delText xml:space="preserve">samanaikaista </w:delText>
        </w:r>
      </w:del>
      <w:r>
        <w:rPr>
          <w:rFonts w:cs="Times New Roman" w:ascii="Times New Roman" w:hAnsi="Times New Roman"/>
          <w:sz w:val="24"/>
          <w:szCs w:val="24"/>
          <w:lang w:val="fi-FI"/>
        </w:rPr>
        <w:t xml:space="preserve">käyttöä ja yhdistelyä tekstilouhinnassa. Suomalaisten sanomalehtien tutkimuksessa voidaan yhdistää monia kotimaisen historian osaamisen parhaita puolia liittyen aineiston sisältöön, käsitehistoriaan ja lingvistiikkaan. Lisäksi tämä tarjoaa erinomaisia mahdollisuuksia kehittää yhteistyötä tieteellisen laskennan asiantuntijoiden kanssa tavalla, joka tarjoaa uusia tutkimusideoita sekä ihmistieteiden tutkimukseen että </w:t>
      </w:r>
      <w:del w:id="1117" w:author="Unknown Author" w:date="2017-09-06T18:32:56Z">
        <w:r>
          <w:rPr>
            <w:rFonts w:cs="Times New Roman" w:ascii="Times New Roman" w:hAnsi="Times New Roman"/>
            <w:sz w:val="24"/>
            <w:szCs w:val="24"/>
            <w:lang w:val="fi-FI"/>
          </w:rPr>
          <w:delText xml:space="preserve">tieteellisen </w:delText>
        </w:r>
      </w:del>
      <w:del w:id="1118" w:author="Unknown Author" w:date="2017-09-06T18:33:13Z">
        <w:r>
          <w:rPr>
            <w:rFonts w:cs="Times New Roman" w:ascii="Times New Roman" w:hAnsi="Times New Roman"/>
            <w:sz w:val="24"/>
            <w:szCs w:val="24"/>
            <w:lang w:val="fi-FI"/>
          </w:rPr>
          <w:delText>lasken</w:delText>
        </w:r>
      </w:del>
      <w:del w:id="1119" w:author="Unknown Author" w:date="2017-09-06T18:32:59Z">
        <w:r>
          <w:rPr>
            <w:rFonts w:cs="Times New Roman" w:ascii="Times New Roman" w:hAnsi="Times New Roman"/>
            <w:sz w:val="24"/>
            <w:szCs w:val="24"/>
            <w:lang w:val="fi-FI"/>
          </w:rPr>
          <w:delText xml:space="preserve">nan teorian ja </w:delText>
        </w:r>
      </w:del>
      <w:del w:id="1120" w:author="Unknown Author" w:date="2017-09-06T18:33:13Z">
        <w:r>
          <w:rPr>
            <w:rFonts w:cs="Times New Roman" w:ascii="Times New Roman" w:hAnsi="Times New Roman"/>
            <w:sz w:val="24"/>
            <w:szCs w:val="24"/>
            <w:lang w:val="fi-FI"/>
          </w:rPr>
          <w:delText xml:space="preserve">menetelmien </w:delText>
        </w:r>
      </w:del>
      <w:ins w:id="1121" w:author="Unknown Author" w:date="2017-09-06T18:33:13Z">
        <w:r>
          <w:rPr>
            <w:rFonts w:cs="Times New Roman" w:ascii="Times New Roman" w:hAnsi="Times New Roman"/>
            <w:sz w:val="24"/>
            <w:szCs w:val="24"/>
            <w:lang w:val="fi-FI"/>
          </w:rPr>
          <w:t>datatieteen menetelmä</w:t>
        </w:r>
      </w:ins>
      <w:r>
        <w:rPr>
          <w:rFonts w:cs="Times New Roman" w:ascii="Times New Roman" w:hAnsi="Times New Roman"/>
          <w:sz w:val="24"/>
          <w:szCs w:val="24"/>
          <w:lang w:val="fi-FI"/>
        </w:rPr>
        <w:t>keh</w:t>
      </w:r>
      <w:del w:id="1122" w:author="Unknown Author" w:date="2017-09-06T18:33:21Z">
        <w:r>
          <w:rPr>
            <w:rFonts w:cs="Times New Roman" w:ascii="Times New Roman" w:hAnsi="Times New Roman"/>
            <w:sz w:val="24"/>
            <w:szCs w:val="24"/>
            <w:lang w:val="fi-FI"/>
          </w:rPr>
          <w:delText>ittämiseen</w:delText>
        </w:r>
      </w:del>
      <w:ins w:id="1123" w:author="Unknown Author" w:date="2017-09-06T18:33:22Z">
        <w:r>
          <w:rPr>
            <w:rFonts w:cs="Times New Roman" w:ascii="Times New Roman" w:hAnsi="Times New Roman"/>
            <w:sz w:val="24"/>
            <w:szCs w:val="24"/>
            <w:lang w:val="fi-FI"/>
          </w:rPr>
          <w:t>itykseen</w:t>
        </w:r>
      </w:ins>
      <w:r>
        <w:rPr>
          <w:rFonts w:cs="Times New Roman" w:ascii="Times New Roman" w:hAnsi="Times New Roman"/>
          <w:sz w:val="24"/>
          <w:szCs w:val="24"/>
          <w:lang w:val="fi-FI"/>
        </w:rPr>
        <w:t>.</w:t>
      </w:r>
      <w:del w:id="1124" w:author="Unknown Author" w:date="2017-09-07T00:34:53Z">
        <w:r>
          <w:rPr>
            <w:rFonts w:cs="Times New Roman" w:ascii="Times New Roman" w:hAnsi="Times New Roman"/>
            <w:sz w:val="24"/>
            <w:szCs w:val="24"/>
            <w:lang w:val="fi-FI"/>
          </w:rPr>
          <w:delText xml:space="preserve"> </w:delText>
        </w:r>
      </w:del>
    </w:p>
    <w:p>
      <w:pPr>
        <w:pStyle w:val="Normal1"/>
        <w:rPr>
          <w:rFonts w:ascii="Times New Roman" w:hAnsi="Times New Roman" w:cs="Times New Roman"/>
          <w:sz w:val="24"/>
          <w:szCs w:val="24"/>
          <w:lang w:val="fi-FI"/>
        </w:rPr>
      </w:pPr>
      <w:r>
        <w:rPr>
          <w:rFonts w:cs="Times New Roman" w:ascii="Times New Roman" w:hAnsi="Times New Roman"/>
          <w:sz w:val="24"/>
          <w:szCs w:val="24"/>
          <w:lang w:val="fi-FI"/>
        </w:rPr>
      </w:r>
    </w:p>
    <w:p>
      <w:pPr>
        <w:pStyle w:val="Normal1"/>
        <w:rPr/>
      </w:pPr>
      <w:r>
        <w:rPr>
          <w:rFonts w:cs="Times New Roman" w:ascii="Times New Roman" w:hAnsi="Times New Roman"/>
          <w:sz w:val="24"/>
          <w:szCs w:val="24"/>
          <w:lang w:val="fi-FI"/>
        </w:rPr>
        <w:t>Ihmistieteiden saralla seuraavaksi tavoitteeksi voitaisiin ottaa pyrkimys kvantitatiivisten tutkimusmenetelmien yhtenäistämiseen ja yhteistyön edistämiseen luonnontieteissä jo pidemmälle vakiintuneen avoimen toimintamallin keinoin. Samalla tulee kehittää alan opetusta, jotta pystymme jatkossakin tuottamaan uusia sukupolvia, jotka pystyvät haastamaan aikaisempia tulkintoja tutkimusalan omista lähtökohdista</w:t>
      </w:r>
      <w:del w:id="1125" w:author="Unknown Author" w:date="2017-09-06T18:33:52Z">
        <w:r>
          <w:rPr>
            <w:rFonts w:cs="Times New Roman" w:ascii="Times New Roman" w:hAnsi="Times New Roman"/>
            <w:sz w:val="24"/>
            <w:szCs w:val="24"/>
            <w:lang w:val="fi-FI"/>
          </w:rPr>
          <w:delText>,</w:delText>
        </w:r>
      </w:del>
      <w:r>
        <w:rPr>
          <w:rFonts w:cs="Times New Roman" w:ascii="Times New Roman" w:hAnsi="Times New Roman"/>
          <w:sz w:val="24"/>
          <w:szCs w:val="24"/>
          <w:lang w:val="fi-FI"/>
        </w:rPr>
        <w:t xml:space="preserve"> ja </w:t>
      </w:r>
      <w:del w:id="1126" w:author="Unknown Author" w:date="2017-09-06T18:33:54Z">
        <w:r>
          <w:rPr>
            <w:rFonts w:cs="Times New Roman" w:ascii="Times New Roman" w:hAnsi="Times New Roman"/>
            <w:sz w:val="24"/>
            <w:szCs w:val="24"/>
            <w:lang w:val="fi-FI"/>
          </w:rPr>
          <w:delText xml:space="preserve">jotka </w:delText>
        </w:r>
      </w:del>
      <w:r>
        <w:rPr>
          <w:rFonts w:cs="Times New Roman" w:ascii="Times New Roman" w:hAnsi="Times New Roman"/>
          <w:sz w:val="24"/>
          <w:szCs w:val="24"/>
          <w:lang w:val="fi-FI"/>
        </w:rPr>
        <w:t>osaavat ammentaa lisäarvoa monitieteisestä yhteistyöstä. Olisi hyvä kehittää historian tutkimuksen ja digitaalisten ihmistieteiden yhteisiä linjauksia alan kotimaisesta opetuksesta. Humanistisen tutkimustradition muutokseen liittyy uusien tutkimusmenetelmien ja aineistojen käytettävyyden edistäminen. Tässä avoimen tieteen liikkeen korostamat ajatukset ovat keskeisellä sijalla. Tarvitaan konkreettisia ja pitkäjänteisiä toimia alan toimintakulttuurin uudistamiseksi. Tieteellisen laskennan asiantuntijoita on saatava mukaan ihmistieteiden piiriin tavalla, joka palvelee ihmistieteiden perinteisten ydinteemojen tutkimusta.</w:t>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sz w:val="24"/>
          <w:szCs w:val="24"/>
          <w:lang w:val="fi-FI"/>
        </w:rPr>
      </w:pPr>
      <w:r>
        <w:rPr>
          <w:sz w:val="24"/>
          <w:szCs w:val="24"/>
          <w:lang w:val="fi-FI"/>
        </w:rPr>
      </w:r>
    </w:p>
    <w:p>
      <w:pPr>
        <w:pStyle w:val="Normal1"/>
        <w:rPr>
          <w:lang w:val="fi-FI"/>
        </w:rPr>
      </w:pPr>
      <w:r>
        <w:drawing>
          <wp:anchor behindDoc="0" distT="0" distB="0" distL="0" distR="0" simplePos="0" locked="0" layoutInCell="1" allowOverlap="1" relativeHeight="5">
            <wp:simplePos x="0" y="0"/>
            <wp:positionH relativeFrom="column">
              <wp:posOffset>-4445</wp:posOffset>
            </wp:positionH>
            <wp:positionV relativeFrom="paragraph">
              <wp:posOffset>14605</wp:posOffset>
            </wp:positionV>
            <wp:extent cx="5377180" cy="2983230"/>
            <wp:effectExtent l="0" t="0" r="0" b="0"/>
            <wp:wrapSquare wrapText="largest"/>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2"/>
                    <a:srcRect l="3727" t="8418" r="0" b="20296"/>
                    <a:stretch>
                      <a:fillRect/>
                    </a:stretch>
                  </pic:blipFill>
                  <pic:spPr bwMode="auto">
                    <a:xfrm>
                      <a:off x="0" y="0"/>
                      <a:ext cx="5377180" cy="2983230"/>
                    </a:xfrm>
                    <a:prstGeom prst="rect">
                      <a:avLst/>
                    </a:prstGeom>
                  </pic:spPr>
                </pic:pic>
              </a:graphicData>
            </a:graphic>
          </wp:anchor>
        </w:drawing>
      </w:r>
      <w:r>
        <w:rPr>
          <w:rFonts w:cs="Times New Roman" w:ascii="Times New Roman" w:hAnsi="Times New Roman"/>
          <w:color w:val="00000A"/>
          <w:sz w:val="24"/>
          <w:szCs w:val="24"/>
          <w:lang w:val="fi-FI"/>
        </w:rPr>
        <w:t>K</w:t>
      </w:r>
      <w:r>
        <w:rPr>
          <w:rFonts w:cs="Times New Roman" w:ascii="Times New Roman" w:hAnsi="Times New Roman"/>
          <w:color w:val="00000A"/>
          <w:sz w:val="24"/>
          <w:szCs w:val="24"/>
          <w:lang w:val="fi-FI"/>
        </w:rPr>
        <w:t>uva 1. Kuvailutietojen ja kokotekstien sovelluspotentiaali laskennallisessa historiantutkimuksessa.</w:t>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sz w:val="24"/>
          <w:szCs w:val="24"/>
          <w:lang w:val="fi-FI"/>
        </w:rPr>
      </w:pPr>
      <w:r>
        <w:rPr>
          <w:sz w:val="24"/>
          <w:szCs w:val="24"/>
          <w:lang w:val="fi-FI"/>
        </w:rPr>
      </w:r>
    </w:p>
    <w:p>
      <w:pPr>
        <w:pStyle w:val="Normal1"/>
        <w:rPr>
          <w:sz w:val="24"/>
          <w:szCs w:val="24"/>
          <w:lang w:val="fi-FI"/>
        </w:rPr>
      </w:pPr>
      <w:r>
        <w:rPr>
          <w:sz w:val="24"/>
          <w:szCs w:val="24"/>
          <w:lang w:val="fi-FI"/>
        </w:rPr>
      </w:r>
    </w:p>
    <w:p>
      <w:pPr>
        <w:pStyle w:val="Normal1"/>
        <w:rPr>
          <w:sz w:val="24"/>
          <w:szCs w:val="24"/>
          <w:lang w:val="fi-FI"/>
        </w:rPr>
      </w:pPr>
      <w:r>
        <w:rPr>
          <w:sz w:val="24"/>
          <w:szCs w:val="24"/>
          <w:lang w:val="fi-FI"/>
        </w:rPr>
      </w:r>
    </w:p>
    <w:p>
      <w:pPr>
        <w:pStyle w:val="Normal1"/>
        <w:rPr>
          <w:sz w:val="24"/>
          <w:szCs w:val="24"/>
          <w:lang w:val="fi-FI"/>
        </w:rPr>
      </w:pPr>
      <w:r>
        <w:rPr>
          <w:sz w:val="24"/>
          <w:szCs w:val="24"/>
          <w:lang w:val="fi-FI"/>
        </w:rPr>
        <w:drawing>
          <wp:anchor behindDoc="0" distT="0" distB="0" distL="0" distR="0" simplePos="0" locked="0" layoutInCell="1" allowOverlap="1" relativeHeight="4">
            <wp:simplePos x="0" y="0"/>
            <wp:positionH relativeFrom="column">
              <wp:posOffset>-170815</wp:posOffset>
            </wp:positionH>
            <wp:positionV relativeFrom="paragraph">
              <wp:posOffset>-1270</wp:posOffset>
            </wp:positionV>
            <wp:extent cx="5704840" cy="26250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8822" t="14664" r="8740" b="34708"/>
                    <a:stretch>
                      <a:fillRect/>
                    </a:stretch>
                  </pic:blipFill>
                  <pic:spPr bwMode="auto">
                    <a:xfrm>
                      <a:off x="0" y="0"/>
                      <a:ext cx="5704840" cy="2625090"/>
                    </a:xfrm>
                    <a:prstGeom prst="rect">
                      <a:avLst/>
                    </a:prstGeom>
                  </pic:spPr>
                </pic:pic>
              </a:graphicData>
            </a:graphic>
          </wp:anchor>
        </w:drawing>
      </w:r>
    </w:p>
    <w:p>
      <w:pPr>
        <w:pStyle w:val="Normal"/>
        <w:rPr/>
      </w:pPr>
      <w:r>
        <w:rPr>
          <w:rFonts w:cs="Times New Roman" w:ascii="Times New Roman" w:hAnsi="Times New Roman"/>
          <w:lang w:val="fi-FI"/>
        </w:rPr>
        <w:t xml:space="preserve">Kuva 2. Kotimaisen tiedontuotannon kehitystä on tutkittu yhdistämällä painetun materiaalin yleisiä kuvailutietoja tekstisisältöihin. </w:t>
      </w:r>
      <w:del w:id="1127" w:author="Unknown Author" w:date="2017-09-06T18:37:49Z">
        <w:r>
          <w:rPr>
            <w:rFonts w:cs="Times New Roman" w:ascii="Times New Roman" w:hAnsi="Times New Roman"/>
            <w:lang w:val="fi-FI"/>
          </w:rPr>
          <w:delText>Toistettavat ja läpinäkyvät a</w:delText>
        </w:r>
      </w:del>
      <w:ins w:id="1128" w:author="Unknown Author" w:date="2017-09-06T18:37:49Z">
        <w:r>
          <w:rPr>
            <w:rFonts w:cs="Times New Roman" w:ascii="Times New Roman" w:hAnsi="Times New Roman"/>
            <w:lang w:val="fi-FI"/>
          </w:rPr>
          <w:t>A</w:t>
        </w:r>
      </w:ins>
      <w:r>
        <w:rPr>
          <w:rFonts w:cs="Times New Roman" w:ascii="Times New Roman" w:hAnsi="Times New Roman"/>
          <w:lang w:val="fi-FI"/>
        </w:rPr>
        <w:t xml:space="preserve">voimen tieteen menetelmät ovat keskeisiä suurten tietomäärien </w:t>
      </w:r>
      <w:del w:id="1129" w:author="Unknown Author" w:date="2017-09-06T18:38:16Z">
        <w:r>
          <w:rPr>
            <w:rFonts w:cs="Times New Roman" w:ascii="Times New Roman" w:hAnsi="Times New Roman"/>
            <w:lang w:val="fi-FI"/>
          </w:rPr>
          <w:delText>luotettavassa</w:delText>
        </w:r>
      </w:del>
      <w:del w:id="1130" w:author="Unknown Author" w:date="2017-09-06T18:38:16Z">
        <w:r>
          <w:rPr>
            <w:rFonts w:cs="Times New Roman" w:ascii="Times New Roman" w:hAnsi="Times New Roman"/>
            <w:lang w:val="fi-FI"/>
          </w:rPr>
          <w:delText xml:space="preserve"> </w:delText>
        </w:r>
      </w:del>
      <w:del w:id="1131" w:author="Unknown Author" w:date="2017-09-06T18:37:57Z">
        <w:r>
          <w:rPr>
            <w:rFonts w:cs="Times New Roman" w:ascii="Times New Roman" w:hAnsi="Times New Roman"/>
            <w:lang w:val="fi-FI"/>
          </w:rPr>
          <w:delText xml:space="preserve">käsittelyssä ja </w:delText>
        </w:r>
      </w:del>
      <w:ins w:id="1132" w:author="Unknown Author" w:date="2017-09-06T18:38:17Z">
        <w:r>
          <w:rPr>
            <w:rFonts w:cs="Times New Roman" w:ascii="Times New Roman" w:hAnsi="Times New Roman"/>
            <w:lang w:val="fi-FI"/>
          </w:rPr>
          <w:t xml:space="preserve">laadukkaassa </w:t>
        </w:r>
      </w:ins>
      <w:r>
        <w:rPr>
          <w:rFonts w:cs="Times New Roman" w:ascii="Times New Roman" w:hAnsi="Times New Roman"/>
          <w:lang w:val="fi-FI"/>
        </w:rPr>
        <w:t>tutkimuskäytössä.</w:t>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74310" cy="630555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274310" cy="6305550"/>
                    </a:xfrm>
                    <a:prstGeom prst="rect">
                      <a:avLst/>
                    </a:prstGeom>
                  </pic:spPr>
                </pic:pic>
              </a:graphicData>
            </a:graphic>
          </wp:anchor>
        </w:drawing>
      </w:r>
      <w:r>
        <w:rPr>
          <w:rFonts w:cs="Times New Roman" w:ascii="Times New Roman" w:hAnsi="Times New Roman"/>
          <w:color w:val="00000A"/>
          <w:sz w:val="24"/>
          <w:szCs w:val="24"/>
          <w:lang w:val="fi-FI"/>
        </w:rPr>
        <w:t>K</w:t>
      </w:r>
      <w:r>
        <w:rPr>
          <w:rFonts w:cs="Times New Roman" w:ascii="Times New Roman" w:hAnsi="Times New Roman"/>
          <w:color w:val="00000A"/>
          <w:sz w:val="24"/>
          <w:szCs w:val="24"/>
          <w:lang w:val="fi-FI"/>
        </w:rPr>
        <w:t>uva 3. Paperinkulutus eri kirjaformaattien mukaan 1600-1828 Fennicassa ja Kungligassa. Kuvasta näkyy erityisesti Kungligan ja Ruotsin kohdalla yleiseurooppalainen trendi, jossa octavo-kokoinen kirja (tumma korostus) nousee keskeisimmäksi tiedontuotannon muodoksi 1700-luvun aikana. Tämä kertoo paperinkulutuksen kasvusta, joka kertoo lukemisen leviämisestä laajempien kansanosien keskuuteen valistuksen aikakaudella. Fennicassa havaittavat lievemmät muutokset heijastelevat sitä, että Suomessa tapahtunut painotuotanto ei koskenut niinkään kirjoja, vaan virallisia asiakirjoja.</w:t>
      </w:r>
      <w:ins w:id="1133" w:author="Unknown Author" w:date="2017-09-06T18:37:30Z">
        <w:r>
          <w:rPr>
            <w:rFonts w:cs="Times New Roman" w:ascii="Times New Roman" w:hAnsi="Times New Roman"/>
            <w:color w:val="00000A"/>
            <w:sz w:val="24"/>
            <w:szCs w:val="24"/>
            <w:lang w:val="fi-FI"/>
          </w:rPr>
          <w:t xml:space="preserve"> </w:t>
        </w:r>
      </w:ins>
      <w:r>
        <w:rPr>
          <w:rFonts w:cs="Times New Roman" w:ascii="Times New Roman" w:hAnsi="Times New Roman"/>
          <w:color w:val="00000A"/>
          <w:sz w:val="24"/>
          <w:szCs w:val="24"/>
          <w:lang w:val="fi-FI"/>
        </w:rPr>
        <w:t xml:space="preserve">Kirjoja </w:t>
      </w:r>
      <w:del w:id="1134" w:author="Unknown Author" w:date="2017-09-06T18:37:32Z">
        <w:r>
          <w:rPr>
            <w:rFonts w:cs="Times New Roman" w:ascii="Times New Roman" w:hAnsi="Times New Roman"/>
            <w:color w:val="00000A"/>
            <w:sz w:val="24"/>
            <w:szCs w:val="24"/>
            <w:lang w:val="fi-FI"/>
          </w:rPr>
          <w:delText xml:space="preserve">kuitenkin </w:delText>
        </w:r>
      </w:del>
      <w:r>
        <w:rPr>
          <w:rFonts w:cs="Times New Roman" w:ascii="Times New Roman" w:hAnsi="Times New Roman"/>
          <w:color w:val="00000A"/>
          <w:sz w:val="24"/>
          <w:szCs w:val="24"/>
          <w:lang w:val="fi-FI"/>
        </w:rPr>
        <w:t>tuotiin Suomeen esimerkiksi Ruotsin alueelta.</w:t>
      </w:r>
    </w:p>
    <w:p>
      <w:pPr>
        <w:pStyle w:val="Normal1"/>
        <w:rPr>
          <w:rFonts w:ascii="Times New Roman" w:hAnsi="Times New Roman" w:cs="Times New Roman"/>
          <w:sz w:val="24"/>
          <w:szCs w:val="24"/>
          <w:lang w:val="fi-FI"/>
        </w:rPr>
      </w:pPr>
      <w:r>
        <w:rPr>
          <w:rFonts w:cs="Times New Roman" w:ascii="Times New Roman" w:hAnsi="Times New Roman"/>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sz w:val="24"/>
          <w:szCs w:val="24"/>
          <w:lang w:val="fi-FI"/>
        </w:rPr>
      </w:pPr>
      <w:r>
        <w:rPr>
          <w:rFonts w:cs="Times New Roman" w:ascii="Times New Roman" w:hAnsi="Times New Roman"/>
          <w:sz w:val="24"/>
          <w:szCs w:val="24"/>
          <w:lang w:val="fi-FI"/>
        </w:rPr>
      </w:r>
    </w:p>
    <w:p>
      <w:pPr>
        <w:pStyle w:val="Normal1"/>
        <w:rPr>
          <w:rFonts w:ascii="Times New Roman" w:hAnsi="Times New Roman" w:cs="Times New Roman"/>
          <w:color w:val="00000A"/>
          <w:sz w:val="24"/>
          <w:szCs w:val="24"/>
          <w:lang w:val="fi-FI"/>
        </w:rPr>
      </w:pPr>
      <w:r>
        <w:rPr>
          <w:rFonts w:cs="Times New Roman" w:ascii="Times New Roman" w:hAnsi="Times New Roman"/>
          <w:color w:val="00000A"/>
          <w:sz w:val="24"/>
          <w:szCs w:val="24"/>
          <w:lang w:val="fi-FI"/>
        </w:rPr>
      </w:r>
    </w:p>
    <w:p>
      <w:pPr>
        <w:pStyle w:val="Normal1"/>
        <w:rPr>
          <w:rFonts w:ascii="Times New Roman" w:hAnsi="Times New Roman" w:cs="Times New Roman"/>
          <w:sz w:val="24"/>
          <w:szCs w:val="24"/>
          <w:lang w:val="fi-FI"/>
        </w:rPr>
      </w:pPr>
      <w:r>
        <w:rPr>
          <w:rFonts w:cs="Times New Roman" w:ascii="Times New Roman" w:hAnsi="Times New Roman"/>
          <w:sz w:val="24"/>
          <w:szCs w:val="24"/>
          <w:lang w:val="fi-FI"/>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74310" cy="29057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274310" cy="2905760"/>
                    </a:xfrm>
                    <a:prstGeom prst="rect">
                      <a:avLst/>
                    </a:prstGeom>
                  </pic:spPr>
                </pic:pic>
              </a:graphicData>
            </a:graphic>
          </wp:anchor>
        </w:drawing>
      </w:r>
    </w:p>
    <w:p>
      <w:pPr>
        <w:pStyle w:val="TextBody"/>
        <w:rPr/>
      </w:pPr>
      <w:r>
        <w:rPr>
          <w:rFonts w:eastAsia="Arial" w:cs="Times New Roman" w:ascii="Times New Roman" w:hAnsi="Times New Roman"/>
          <w:color w:val="000000"/>
          <w:lang w:val="fi-FI"/>
        </w:rPr>
        <w:t>Kuva 4</w:t>
      </w:r>
      <w:r>
        <w:rPr>
          <w:rFonts w:cs="Times New Roman" w:ascii="Times New Roman" w:hAnsi="Times New Roman"/>
          <w:lang w:val="fi-FI"/>
        </w:rPr>
        <w:t>. Julkaisutoiminta Vaasassa vuosikymmenittäin 1760–1917. Aineisto päättyy vuoteen 1917, joten vertailussa on huomioitava, että viimeinen palkki kattaa muihin verrattuna kaksi vuotta lyhyemmän aikajakson (kuvat 4-8). Oheinen k</w:t>
      </w:r>
      <w:r>
        <w:rPr>
          <w:rFonts w:eastAsia="Arial" w:cs="Times New Roman" w:ascii="Times New Roman" w:hAnsi="Times New Roman"/>
          <w:color w:val="000000"/>
          <w:lang w:val="fi-FI"/>
        </w:rPr>
        <w:t xml:space="preserve">uva </w:t>
      </w:r>
      <w:r>
        <w:rPr>
          <w:rFonts w:cs="Times New Roman" w:ascii="Times New Roman" w:hAnsi="Times New Roman"/>
          <w:lang w:val="fi-FI"/>
        </w:rPr>
        <w:t xml:space="preserve">viittaa tiedontuotannon romahdukseen Vaasassa välittömästi Venäjän vallan alussa [1]. Tämä saattaa osittain selittyä sillä, että painotoimintaa harjoitti Vaasassa 1776–1804 yksi suurempi toimija (Georg Wilhelm Londicer) ja näyttäisi myös siltä, että hovioikeuden asiakirjojen julkisuusperiaate ja painaminen muuttui Venäjän vallan myötä. Tämä kuvaa yksinkertaisella tavalla Suomen historiassa tapahtuneita julkisuuteen ja julkiseen keskusteluun liittyviä käänteitä. Suomen kansallisbibliografian Fennican </w:t>
      </w:r>
      <w:del w:id="1135" w:author="Unknown Author" w:date="2017-09-06T18:36:14Z">
        <w:r>
          <w:rPr>
            <w:rFonts w:cs="Times New Roman" w:ascii="Times New Roman" w:hAnsi="Times New Roman"/>
            <w:lang w:val="fi-FI"/>
          </w:rPr>
          <w:delText xml:space="preserve">tilastollisen </w:delText>
        </w:r>
      </w:del>
      <w:r>
        <w:rPr>
          <w:rFonts w:cs="Times New Roman" w:ascii="Times New Roman" w:hAnsi="Times New Roman"/>
          <w:lang w:val="fi-FI"/>
        </w:rPr>
        <w:t>analyysin perusteella julkisuuden kehitys painotuotannon muodossa näyttäisi olevan Venäjän vallan aikana hitaampaa kuin mitä yliopiston siirron ja Helsingin kehittämisen merkitystä korostanut historiantutkimus on aiemmin esittänyt.</w:t>
      </w:r>
      <w:r>
        <w:rPr>
          <w:rStyle w:val="FootnoteAnchor"/>
          <w:rFonts w:cs="Times New Roman" w:ascii="Times New Roman" w:hAnsi="Times New Roman"/>
          <w:lang w:val="fi-FI"/>
        </w:rPr>
        <w:footnoteReference w:id="65"/>
      </w:r>
      <w:r>
        <w:rPr>
          <w:rFonts w:cs="Times New Roman" w:ascii="Times New Roman" w:hAnsi="Times New Roman"/>
          <w:lang w:val="fi-FI"/>
        </w:rPr>
        <w:t xml:space="preserve"> Mukana on </w:t>
      </w:r>
      <w:del w:id="1136" w:author="Unknown Author" w:date="2017-09-06T18:36:22Z">
        <w:r>
          <w:rPr>
            <w:rFonts w:cs="Times New Roman" w:ascii="Times New Roman" w:hAnsi="Times New Roman"/>
            <w:lang w:val="fi-FI"/>
          </w:rPr>
          <w:delText xml:space="preserve">kuitenkin </w:delText>
        </w:r>
      </w:del>
      <w:r>
        <w:rPr>
          <w:rFonts w:cs="Times New Roman" w:ascii="Times New Roman" w:hAnsi="Times New Roman"/>
          <w:lang w:val="fi-FI"/>
        </w:rPr>
        <w:t>muitakin selittäviä tekijöitä, kuten systemaattisia keisarikunnan aikaiseen painotuotantoon liittyviä puutteita kirjastoluettelossa (on tunnettua, että Fennica</w:t>
      </w:r>
      <w:del w:id="1137" w:author="Unknown Author" w:date="2017-09-06T18:36:31Z">
        <w:r>
          <w:rPr>
            <w:rFonts w:cs="Times New Roman" w:ascii="Times New Roman" w:hAnsi="Times New Roman"/>
            <w:lang w:val="fi-FI"/>
          </w:rPr>
          <w:delText xml:space="preserve"> ei ole täydellinen, vaan </w:delText>
        </w:r>
      </w:del>
      <w:ins w:id="1138" w:author="Unknown Author" w:date="2017-09-06T18:36:32Z">
        <w:r>
          <w:rPr>
            <w:rFonts w:cs="Times New Roman" w:ascii="Times New Roman" w:hAnsi="Times New Roman"/>
            <w:lang w:val="fi-FI"/>
          </w:rPr>
          <w:t xml:space="preserve">n </w:t>
        </w:r>
      </w:ins>
      <w:r>
        <w:rPr>
          <w:rFonts w:cs="Times New Roman" w:ascii="Times New Roman" w:hAnsi="Times New Roman"/>
          <w:lang w:val="fi-FI"/>
        </w:rPr>
        <w:t xml:space="preserve">luetteloinnista puuttuu mm. 1800-luvun ruotsinkielistä kaunokirjallisuutta). On kuitenkin selvää, että aineistojen kvantitatiivinen analyysi tarjoaa tehokkaan tavan tunnistaa tiedontuotannon historiaan liittyviä trendejä. Lopulliset johtopäätökset tulee varmistaa myös muilla keinoin. Yksi syy siihen, miksi tahdomme tuoda nämä vahvistamattomat tilastolliset näkökulmat esiin on, että emme yksinkertaisesti voi jäädä odottelemaan kansallisbibliografian täydentymistä enää seuraaviksi vuosikymmeniksi, vaan tämä tärkeä luettelointityö on </w:t>
      </w:r>
      <w:del w:id="1139" w:author="Unknown Author" w:date="2017-09-06T18:36:56Z">
        <w:r>
          <w:rPr>
            <w:rFonts w:cs="Times New Roman" w:ascii="Times New Roman" w:hAnsi="Times New Roman"/>
            <w:lang w:val="fi-FI"/>
          </w:rPr>
          <w:delText xml:space="preserve">tutkimuksellisista syistä </w:delText>
        </w:r>
      </w:del>
      <w:r>
        <w:rPr>
          <w:rFonts w:cs="Times New Roman" w:ascii="Times New Roman" w:hAnsi="Times New Roman"/>
          <w:lang w:val="fi-FI"/>
        </w:rPr>
        <w:t xml:space="preserve">saatava </w:t>
      </w:r>
      <w:del w:id="1140" w:author="Unknown Author" w:date="2017-09-06T18:37:02Z">
        <w:r>
          <w:rPr>
            <w:rFonts w:cs="Times New Roman" w:ascii="Times New Roman" w:hAnsi="Times New Roman"/>
            <w:lang w:val="fi-FI"/>
          </w:rPr>
          <w:delText xml:space="preserve">viedyksi loppuun </w:delText>
        </w:r>
      </w:del>
      <w:ins w:id="1141" w:author="Unknown Author" w:date="2017-09-06T18:37:03Z">
        <w:r>
          <w:rPr>
            <w:rFonts w:cs="Times New Roman" w:ascii="Times New Roman" w:hAnsi="Times New Roman"/>
            <w:lang w:val="fi-FI"/>
          </w:rPr>
          <w:t xml:space="preserve">viimeisteltyä </w:t>
        </w:r>
      </w:ins>
      <w:r>
        <w:rPr>
          <w:rFonts w:cs="Times New Roman" w:ascii="Times New Roman" w:hAnsi="Times New Roman"/>
          <w:lang w:val="fi-FI"/>
        </w:rPr>
        <w:t>mahdollisimman pikaisesti.</w:t>
      </w:r>
      <w:r>
        <w:rPr>
          <w:rStyle w:val="FootnoteAnchor"/>
          <w:rFonts w:cs="Times New Roman" w:ascii="Times New Roman" w:hAnsi="Times New Roman"/>
          <w:lang w:val="fi-FI"/>
        </w:rPr>
        <w:footnoteReference w:id="66"/>
      </w:r>
    </w:p>
    <w:p>
      <w:pPr>
        <w:pStyle w:val="TextBody"/>
        <w:rPr/>
      </w:pPr>
      <w:r>
        <w:rPr/>
        <w:drawing>
          <wp:inline distT="0" distB="12700" distL="0" distR="12700">
            <wp:extent cx="5270500" cy="2908300"/>
            <wp:effectExtent l="0" t="0" r="0" b="0"/>
            <wp:docPr id="5" name="Picture 15" descr="Macintosh HD:Users:mstolone:Desktop:Gaudeamus-Turku-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descr="Macintosh HD:Users:mstolone:Desktop:Gaudeamus-Turku-1.jpeg"/>
                    <pic:cNvPicPr>
                      <a:picLocks noChangeAspect="1" noChangeArrowheads="1"/>
                    </pic:cNvPicPr>
                  </pic:nvPicPr>
                  <pic:blipFill>
                    <a:blip r:embed="rId6"/>
                    <a:stretch>
                      <a:fillRect/>
                    </a:stretch>
                  </pic:blipFill>
                  <pic:spPr bwMode="auto">
                    <a:xfrm>
                      <a:off x="0" y="0"/>
                      <a:ext cx="5270500" cy="2908300"/>
                    </a:xfrm>
                    <a:prstGeom prst="rect">
                      <a:avLst/>
                    </a:prstGeom>
                  </pic:spPr>
                </pic:pic>
              </a:graphicData>
            </a:graphic>
          </wp:inline>
        </w:drawing>
      </w:r>
    </w:p>
    <w:p>
      <w:pPr>
        <w:pStyle w:val="Normal1"/>
        <w:rPr>
          <w:lang w:val="fi-FI"/>
        </w:rPr>
      </w:pPr>
      <w:r>
        <w:rPr>
          <w:rFonts w:cs="Times New Roman" w:ascii="Times New Roman" w:hAnsi="Times New Roman"/>
          <w:sz w:val="24"/>
          <w:szCs w:val="24"/>
          <w:lang w:val="fi-FI"/>
        </w:rPr>
        <w:t>Kuva 5. Julkaisutoiminta Turussa 1640–1917. 1700-luvun kehitys näyttäisi seuraavan eurooppalaista kasvavaa trendiä, kirjapainotoiminnan kehitys 1820-luvulta lähtien on taas nykyisten luettelointitietojen valossa erittäin hidasta.</w:t>
      </w:r>
    </w:p>
    <w:p>
      <w:pPr>
        <w:pStyle w:val="Normal1"/>
        <w:spacing w:before="0" w:after="80"/>
        <w:rPr>
          <w:lang w:val="fi-FI"/>
        </w:rPr>
      </w:pPr>
      <w:r>
        <w:rPr>
          <w:lang w:val="fi-FI"/>
        </w:rPr>
      </w:r>
    </w:p>
    <w:p>
      <w:pPr>
        <w:pStyle w:val="Normal1"/>
        <w:spacing w:before="0" w:after="80"/>
        <w:rPr/>
      </w:pPr>
      <w:r>
        <w:rPr/>
        <w:drawing>
          <wp:inline distT="0" distB="0" distL="0" distR="12700">
            <wp:extent cx="5270500" cy="2844800"/>
            <wp:effectExtent l="0" t="0" r="0" b="0"/>
            <wp:docPr id="6" name="Picture 16" descr="Macintosh HD:Users:mstolone:Desktop:Gaudeamus-Helsinki-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Macintosh HD:Users:mstolone:Desktop:Gaudeamus-Helsinki-1.jpeg"/>
                    <pic:cNvPicPr>
                      <a:picLocks noChangeAspect="1" noChangeArrowheads="1"/>
                    </pic:cNvPicPr>
                  </pic:nvPicPr>
                  <pic:blipFill>
                    <a:blip r:embed="rId7"/>
                    <a:stretch>
                      <a:fillRect/>
                    </a:stretch>
                  </pic:blipFill>
                  <pic:spPr bwMode="auto">
                    <a:xfrm>
                      <a:off x="0" y="0"/>
                      <a:ext cx="5270500" cy="2844800"/>
                    </a:xfrm>
                    <a:prstGeom prst="rect">
                      <a:avLst/>
                    </a:prstGeom>
                  </pic:spPr>
                </pic:pic>
              </a:graphicData>
            </a:graphic>
          </wp:inline>
        </w:drawing>
      </w:r>
    </w:p>
    <w:p>
      <w:pPr>
        <w:pStyle w:val="Normal1"/>
        <w:spacing w:before="0" w:after="80"/>
        <w:rPr>
          <w:rFonts w:ascii="Times New Roman" w:hAnsi="Times New Roman" w:cs="Times New Roman"/>
          <w:sz w:val="24"/>
          <w:szCs w:val="24"/>
          <w:lang w:val="fi-FI"/>
        </w:rPr>
      </w:pPr>
      <w:r>
        <w:rPr>
          <w:rFonts w:cs="Times New Roman" w:ascii="Times New Roman" w:hAnsi="Times New Roman"/>
          <w:sz w:val="24"/>
          <w:szCs w:val="24"/>
          <w:lang w:val="fi-FI"/>
        </w:rPr>
      </w:r>
    </w:p>
    <w:p>
      <w:pPr>
        <w:pStyle w:val="Normal1"/>
        <w:spacing w:before="0" w:after="80"/>
        <w:rPr>
          <w:rFonts w:ascii="Times New Roman" w:hAnsi="Times New Roman" w:cs="Times New Roman"/>
          <w:sz w:val="24"/>
          <w:szCs w:val="24"/>
          <w:lang w:val="fi-FI"/>
        </w:rPr>
      </w:pPr>
      <w:r>
        <w:rPr>
          <w:rFonts w:cs="Times New Roman" w:ascii="Times New Roman" w:hAnsi="Times New Roman"/>
          <w:sz w:val="24"/>
          <w:szCs w:val="24"/>
          <w:lang w:val="fi-FI"/>
        </w:rPr>
        <w:t>Kuva 6. Julkaisutoiminta Helsingissä 1740–1917. Helsingin kirjapainotoiminnan kehitys Fennican sisältämän aineiston pohjalta viittaa siihen, että ennakkosensuurin osittaisen poistumisen vaikutukset 1850-luvulla ovat yllättävän vähäiset ja varsinainen painotoiminnan kehitys lähtee käyntiin vasta huomattavasti myöhemmin. Yliopiston siirtäminen Helsinkiin näyttää olleen julkaisutoiminnan kannalta, jos ei lamauttava, niin ainakin hidastava toimenpide.</w:t>
      </w:r>
    </w:p>
    <w:p>
      <w:pPr>
        <w:pStyle w:val="Normal1"/>
        <w:spacing w:before="0" w:after="80"/>
        <w:rPr/>
      </w:pPr>
      <w:r>
        <w:rPr/>
        <w:drawing>
          <wp:inline distT="0" distB="0" distL="0" distR="12700">
            <wp:extent cx="5270500" cy="2844800"/>
            <wp:effectExtent l="0" t="0" r="0" b="0"/>
            <wp:docPr id="7" name="Picture 17" descr="Macintosh HD:Users:mstolone:Desktop:Gaudeamus-Suomi-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descr="Macintosh HD:Users:mstolone:Desktop:Gaudeamus-Suomi-1.jpeg"/>
                    <pic:cNvPicPr>
                      <a:picLocks noChangeAspect="1" noChangeArrowheads="1"/>
                    </pic:cNvPicPr>
                  </pic:nvPicPr>
                  <pic:blipFill>
                    <a:blip r:embed="rId8"/>
                    <a:stretch>
                      <a:fillRect/>
                    </a:stretch>
                  </pic:blipFill>
                  <pic:spPr bwMode="auto">
                    <a:xfrm>
                      <a:off x="0" y="0"/>
                      <a:ext cx="5270500" cy="2844800"/>
                    </a:xfrm>
                    <a:prstGeom prst="rect">
                      <a:avLst/>
                    </a:prstGeom>
                  </pic:spPr>
                </pic:pic>
              </a:graphicData>
            </a:graphic>
          </wp:inline>
        </w:drawing>
      </w:r>
    </w:p>
    <w:p>
      <w:pPr>
        <w:pStyle w:val="Normal1"/>
        <w:spacing w:before="0" w:after="80"/>
        <w:rPr/>
      </w:pPr>
      <w:r>
        <w:rPr>
          <w:rFonts w:cs="Times New Roman" w:ascii="Times New Roman" w:hAnsi="Times New Roman"/>
          <w:sz w:val="24"/>
          <w:szCs w:val="24"/>
          <w:lang w:val="fi-FI"/>
        </w:rPr>
        <w:t>Kuva 7 Julkaisutoiminta Suomessa 1640–1917 kertoo siitä, että 1700-luvun lopun ruotsalainen kehitys näyttäisi suunnilleen samalta kuin yleinen eurooppalainen painotoiminnan nousu. Vuoden 1809 jälkeen toiminta Suomen alueella taantuu ja kestää aina 1890-luvulle asti, että lukumääräisesti painotoiminnassa noustaan samalle tasolle kuin Ruotsin vallan aikana. Tämä kuva tulee varmasti tarkentumaan kansallisbibliografian täydentymisen myötä.</w:t>
      </w:r>
    </w:p>
    <w:p>
      <w:pPr>
        <w:pStyle w:val="Normal1"/>
        <w:spacing w:before="0" w:after="80"/>
        <w:rPr>
          <w:rFonts w:ascii="Times New Roman" w:hAnsi="Times New Roman" w:cs="Times New Roman"/>
          <w:sz w:val="24"/>
          <w:szCs w:val="24"/>
          <w:lang w:val="fi-FI"/>
        </w:rPr>
      </w:pPr>
      <w:r>
        <w:rPr>
          <w:rFonts w:cs="Times New Roman" w:ascii="Times New Roman" w:hAnsi="Times New Roman"/>
          <w:sz w:val="24"/>
          <w:szCs w:val="24"/>
          <w:lang w:val="fi-FI"/>
        </w:rPr>
      </w:r>
    </w:p>
    <w:p>
      <w:pPr>
        <w:pStyle w:val="Normal1"/>
        <w:spacing w:before="0" w:after="80"/>
        <w:rPr>
          <w:rFonts w:ascii="Times New Roman" w:hAnsi="Times New Roman" w:cs="Times New Roman"/>
          <w:sz w:val="24"/>
          <w:szCs w:val="24"/>
          <w:lang w:val="fi-FI"/>
        </w:rPr>
      </w:pPr>
      <w:r>
        <w:rPr/>
        <w:drawing>
          <wp:inline distT="0" distB="0" distL="0" distR="12700">
            <wp:extent cx="5270500" cy="2844800"/>
            <wp:effectExtent l="0" t="0" r="0" b="0"/>
            <wp:docPr id="8" name="Picture 14" descr="Macintosh HD:Users:mstolone:Desktop:Gaudeamus-Suomi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Macintosh HD:Users:mstolone:Desktop:Gaudeamus-Suomi2-1.jpeg"/>
                    <pic:cNvPicPr>
                      <a:picLocks noChangeAspect="1" noChangeArrowheads="1"/>
                    </pic:cNvPicPr>
                  </pic:nvPicPr>
                  <pic:blipFill>
                    <a:blip r:embed="rId9"/>
                    <a:stretch>
                      <a:fillRect/>
                    </a:stretch>
                  </pic:blipFill>
                  <pic:spPr bwMode="auto">
                    <a:xfrm>
                      <a:off x="0" y="0"/>
                      <a:ext cx="5270500" cy="2844800"/>
                    </a:xfrm>
                    <a:prstGeom prst="rect">
                      <a:avLst/>
                    </a:prstGeom>
                  </pic:spPr>
                </pic:pic>
              </a:graphicData>
            </a:graphic>
          </wp:inline>
        </w:drawing>
      </w:r>
    </w:p>
    <w:p>
      <w:pPr>
        <w:pStyle w:val="Normal1"/>
        <w:spacing w:before="0" w:after="80"/>
        <w:rPr>
          <w:rFonts w:ascii="Times New Roman" w:hAnsi="Times New Roman" w:cs="Times New Roman"/>
          <w:sz w:val="24"/>
          <w:szCs w:val="24"/>
          <w:lang w:val="fi-FI"/>
        </w:rPr>
      </w:pPr>
      <w:r>
        <w:rPr>
          <w:rFonts w:cs="Times New Roman" w:ascii="Times New Roman" w:hAnsi="Times New Roman"/>
          <w:sz w:val="24"/>
          <w:szCs w:val="24"/>
          <w:lang w:val="fi-FI"/>
        </w:rPr>
      </w:r>
    </w:p>
    <w:p>
      <w:pPr>
        <w:pStyle w:val="Normal1"/>
        <w:spacing w:before="0" w:after="80"/>
        <w:rPr>
          <w:lang w:val="fi-FI"/>
        </w:rPr>
      </w:pPr>
      <w:r>
        <w:rPr>
          <w:rFonts w:cs="Times New Roman" w:ascii="Times New Roman" w:hAnsi="Times New Roman"/>
          <w:sz w:val="24"/>
          <w:szCs w:val="24"/>
          <w:lang w:val="fi-FI"/>
        </w:rPr>
        <w:t>Kuva 8 Julkaisutoiminta Suomessa, Helsingissä, Turussa ja Vaasassa 1640-1917. Tässä esitettävä kuvien 4-7 yhteenveto korostaa Suomessa tapahtuneita julkaisutoiminnan muutoksia. Suomalainen painotoiminta painottuu vahvasti Helsinkiin 1800-luvun loppupuolella. Turun painotoiminta on laajassa mittakaavassa stabiilia aina 1800-luvun alkuun asti jolloin myös Vaasan julkaisutoiminta notkahtaa.</w:t>
      </w:r>
    </w:p>
    <w:p>
      <w:pPr>
        <w:pStyle w:val="Normal1"/>
        <w:spacing w:before="0" w:after="80"/>
        <w:rPr>
          <w:rFonts w:ascii="Times New Roman" w:hAnsi="Times New Roman" w:cs="Times New Roman"/>
          <w:sz w:val="24"/>
          <w:szCs w:val="24"/>
          <w:lang w:val="fi-FI"/>
        </w:rPr>
      </w:pPr>
      <w:r>
        <w:rPr>
          <w:rFonts w:cs="Times New Roman" w:ascii="Times New Roman" w:hAnsi="Times New Roman"/>
          <w:sz w:val="24"/>
          <w:szCs w:val="24"/>
          <w:lang w:val="fi-FI"/>
        </w:rPr>
      </w:r>
    </w:p>
    <w:p>
      <w:pPr>
        <w:pStyle w:val="Normal1"/>
        <w:rPr>
          <w:rFonts w:ascii="Times New Roman" w:hAnsi="Times New Roman" w:cs="Times New Roman"/>
          <w:sz w:val="24"/>
          <w:szCs w:val="24"/>
          <w:lang w:val="fi-FI"/>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74310" cy="27247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rcRect l="0" t="6041" r="0" b="25008"/>
                    <a:stretch>
                      <a:fillRect/>
                    </a:stretch>
                  </pic:blipFill>
                  <pic:spPr bwMode="auto">
                    <a:xfrm>
                      <a:off x="0" y="0"/>
                      <a:ext cx="5274310" cy="2724785"/>
                    </a:xfrm>
                    <a:prstGeom prst="rect">
                      <a:avLst/>
                    </a:prstGeom>
                  </pic:spPr>
                </pic:pic>
              </a:graphicData>
            </a:graphic>
          </wp:anchor>
        </w:drawing>
      </w:r>
      <w:r>
        <w:rPr>
          <w:rFonts w:cs="Times New Roman" w:ascii="Times New Roman" w:hAnsi="Times New Roman"/>
          <w:sz w:val="24"/>
          <w:szCs w:val="24"/>
          <w:lang w:val="fi-FI"/>
        </w:rPr>
        <w:t xml:space="preserve"> </w:t>
      </w:r>
    </w:p>
    <w:p>
      <w:pPr>
        <w:pStyle w:val="Normal1"/>
        <w:spacing w:before="0" w:after="80"/>
        <w:rPr/>
      </w:pPr>
      <w:r>
        <w:rPr>
          <w:rFonts w:cs="Times New Roman" w:ascii="Times New Roman" w:hAnsi="Times New Roman"/>
          <w:color w:val="00000A"/>
          <w:sz w:val="24"/>
          <w:szCs w:val="24"/>
          <w:lang w:val="fi-FI"/>
        </w:rPr>
        <w:t>Kuva 9. Datasta tietoon. Alkuperäisen tutkimusaineiston tai -aineistojen jalostaminen tiedoksi ja lopulliseksi julkaisuksi on monivaiheinen prosessi, jossa tarvitaan välineitä aineistojen järjestämiseen, yhdistelyyn, ja tilastolliseen analysointiin (Wickham ja Grolemund, 2017).</w:t>
      </w:r>
      <w:r>
        <w:rPr>
          <w:rStyle w:val="FootnoteAnchor"/>
          <w:rFonts w:cs="Times New Roman" w:ascii="Times New Roman" w:hAnsi="Times New Roman"/>
          <w:color w:val="00000A"/>
          <w:sz w:val="24"/>
          <w:szCs w:val="24"/>
          <w:lang w:val="fi-FI"/>
        </w:rPr>
        <w:footnoteReference w:id="67"/>
      </w:r>
      <w:r>
        <w:rPr>
          <w:rFonts w:cs="Times New Roman" w:ascii="Times New Roman" w:hAnsi="Times New Roman"/>
          <w:color w:val="00000A"/>
          <w:sz w:val="24"/>
          <w:szCs w:val="24"/>
          <w:lang w:val="fi-FI"/>
        </w:rPr>
        <w:t xml:space="preserve"> Merkittäviä osia työstä voidaan automatisoida laatimalla tarkoitukseen suunnattuja tieteellisiä laskentakirjastoja. Lähdekoodin avoin julkaisu tekee tutkimusprosessista toistettavan ja läpinäkyvän, mahdollistaa datan ja menetelmien</w:t>
      </w:r>
      <w:del w:id="1142" w:author="Unknown Author" w:date="2017-09-06T18:34:51Z">
        <w:r>
          <w:rPr>
            <w:rFonts w:cs="Times New Roman" w:ascii="Times New Roman" w:hAnsi="Times New Roman"/>
            <w:color w:val="00000A"/>
            <w:sz w:val="24"/>
            <w:szCs w:val="24"/>
            <w:lang w:val="fi-FI"/>
          </w:rPr>
          <w:delText xml:space="preserve"> </w:delText>
        </w:r>
      </w:del>
      <w:r>
        <w:rPr>
          <w:rFonts w:cs="Times New Roman" w:ascii="Times New Roman" w:hAnsi="Times New Roman"/>
          <w:color w:val="00000A"/>
          <w:sz w:val="24"/>
          <w:szCs w:val="24"/>
          <w:lang w:val="fi-FI"/>
        </w:rPr>
        <w:t xml:space="preserve"> </w:t>
      </w:r>
      <w:del w:id="1143" w:author="Unknown Author" w:date="2017-09-06T18:34:49Z">
        <w:r>
          <w:rPr>
            <w:rFonts w:cs="Times New Roman" w:ascii="Times New Roman" w:hAnsi="Times New Roman"/>
            <w:color w:val="00000A"/>
            <w:sz w:val="24"/>
            <w:szCs w:val="24"/>
            <w:lang w:val="fi-FI"/>
          </w:rPr>
          <w:delText xml:space="preserve">tehokkaan </w:delText>
        </w:r>
      </w:del>
      <w:r>
        <w:rPr>
          <w:rFonts w:cs="Times New Roman" w:ascii="Times New Roman" w:hAnsi="Times New Roman"/>
          <w:color w:val="00000A"/>
          <w:sz w:val="24"/>
          <w:szCs w:val="24"/>
          <w:lang w:val="fi-FI"/>
        </w:rPr>
        <w:t>jatkokäytön</w:t>
      </w:r>
      <w:del w:id="1144" w:author="Unknown Author" w:date="2017-09-06T18:34:54Z">
        <w:r>
          <w:rPr>
            <w:rFonts w:cs="Times New Roman" w:ascii="Times New Roman" w:hAnsi="Times New Roman"/>
            <w:color w:val="00000A"/>
            <w:sz w:val="24"/>
            <w:szCs w:val="24"/>
            <w:lang w:val="fi-FI"/>
          </w:rPr>
          <w:delText xml:space="preserve"> muissakin yhteyksissä</w:delText>
        </w:r>
      </w:del>
      <w:r>
        <w:rPr>
          <w:rFonts w:cs="Times New Roman" w:ascii="Times New Roman" w:hAnsi="Times New Roman"/>
          <w:color w:val="00000A"/>
          <w:sz w:val="24"/>
          <w:szCs w:val="24"/>
          <w:lang w:val="fi-FI"/>
        </w:rPr>
        <w:t xml:space="preserve">, ja edistää laajemman tutkijaverkoston osallistumista kehitystyöhön. Lopullinen julkaisu voi sisältää tieteellisen analyysin lisäksi </w:t>
      </w:r>
      <w:del w:id="1145" w:author="Unknown Author" w:date="2017-09-06T18:35:16Z">
        <w:r>
          <w:rPr>
            <w:rFonts w:cs="Times New Roman" w:ascii="Times New Roman" w:hAnsi="Times New Roman"/>
            <w:color w:val="00000A"/>
            <w:sz w:val="24"/>
            <w:szCs w:val="24"/>
            <w:lang w:val="fi-FI"/>
          </w:rPr>
          <w:delText xml:space="preserve">esimerkiksi harmonisoituja </w:delText>
        </w:r>
      </w:del>
      <w:r>
        <w:rPr>
          <w:rFonts w:cs="Times New Roman" w:ascii="Times New Roman" w:hAnsi="Times New Roman"/>
          <w:color w:val="00000A"/>
          <w:sz w:val="24"/>
          <w:szCs w:val="24"/>
          <w:lang w:val="fi-FI"/>
        </w:rPr>
        <w:t>tutkimusaineistoja ja tilastollisia tutkimus</w:t>
      </w:r>
      <w:del w:id="1146" w:author="Unknown Author" w:date="2017-09-06T18:35:22Z">
        <w:r>
          <w:rPr>
            <w:rFonts w:cs="Times New Roman" w:ascii="Times New Roman" w:hAnsi="Times New Roman"/>
            <w:color w:val="00000A"/>
            <w:sz w:val="24"/>
            <w:szCs w:val="24"/>
            <w:lang w:val="fi-FI"/>
          </w:rPr>
          <w:delText>välineitä</w:delText>
        </w:r>
      </w:del>
      <w:ins w:id="1147" w:author="Unknown Author" w:date="2017-09-06T18:35:22Z">
        <w:r>
          <w:rPr>
            <w:rFonts w:cs="Times New Roman" w:ascii="Times New Roman" w:hAnsi="Times New Roman"/>
            <w:color w:val="00000A"/>
            <w:sz w:val="24"/>
            <w:szCs w:val="24"/>
            <w:lang w:val="fi-FI"/>
          </w:rPr>
          <w:t>menetelmiä</w:t>
        </w:r>
      </w:ins>
      <w:r>
        <w:rPr>
          <w:rFonts w:cs="Times New Roman" w:ascii="Times New Roman" w:hAnsi="Times New Roman"/>
          <w:color w:val="00000A"/>
          <w:sz w:val="24"/>
          <w:szCs w:val="24"/>
          <w:lang w:val="fi-FI"/>
        </w:rPr>
        <w:t>.</w:t>
      </w:r>
    </w:p>
    <w:p>
      <w:pPr>
        <w:pStyle w:val="Normal"/>
        <w:spacing w:lineRule="auto" w:line="276"/>
        <w:rPr>
          <w:rFonts w:ascii="Times New Roman" w:hAnsi="Times New Roman" w:cs="Times New Roman"/>
          <w:lang w:val="fi-FI"/>
        </w:rPr>
      </w:pPr>
      <w:r>
        <w:rPr>
          <w:rFonts w:cs="Times New Roman" w:ascii="Times New Roman" w:hAnsi="Times New Roman"/>
          <w:lang w:val="fi-FI"/>
        </w:rPr>
      </w:r>
    </w:p>
    <w:p>
      <w:pPr>
        <w:pStyle w:val="Normal"/>
        <w:numPr>
          <w:ilvl w:val="0"/>
          <w:numId w:val="0"/>
        </w:numPr>
        <w:spacing w:lineRule="auto" w:line="276"/>
        <w:outlineLvl w:val="0"/>
        <w:rPr>
          <w:b/>
          <w:b/>
          <w:bCs/>
        </w:rPr>
      </w:pPr>
      <w:r>
        <w:rPr>
          <w:rFonts w:cs="Times New Roman" w:ascii="Times New Roman" w:hAnsi="Times New Roman"/>
          <w:b/>
          <w:bCs/>
        </w:rPr>
        <w:t>Kirjallisuus</w:t>
      </w:r>
    </w:p>
    <w:p>
      <w:pPr>
        <w:pStyle w:val="Normal"/>
        <w:spacing w:lineRule="auto" w:line="276"/>
        <w:rPr>
          <w:rFonts w:ascii="Times New Roman" w:hAnsi="Times New Roman" w:cs="Times New Roman"/>
        </w:rPr>
      </w:pPr>
      <w:r>
        <w:rPr>
          <w:rFonts w:cs="Times New Roman" w:ascii="Times New Roman" w:hAnsi="Times New Roman"/>
        </w:rPr>
      </w:r>
    </w:p>
    <w:p>
      <w:pPr>
        <w:pStyle w:val="Footnotetext"/>
        <w:rPr>
          <w:rFonts w:ascii="Times New Roman" w:hAnsi="Times New Roman" w:cs="Times New Roman"/>
        </w:rPr>
      </w:pPr>
      <w:r>
        <w:rPr>
          <w:rFonts w:cs="Times New Roman" w:ascii="Times New Roman" w:hAnsi="Times New Roman"/>
        </w:rPr>
        <w:t>David Armitage, ‘What’s the Big Idea? Intellectual History and the Longue Durée’, History of European Ideas, 38, 2012, pp. 493-507.</w:t>
      </w:r>
    </w:p>
    <w:p>
      <w:pPr>
        <w:pStyle w:val="Footnotetext"/>
        <w:rPr>
          <w:rFonts w:ascii="Times New Roman" w:hAnsi="Times New Roman" w:cs="Times New Roman"/>
        </w:rPr>
      </w:pPr>
      <w:r>
        <w:rPr>
          <w:rFonts w:cs="Times New Roman" w:ascii="Times New Roman" w:hAnsi="Times New Roman"/>
        </w:rPr>
      </w:r>
    </w:p>
    <w:p>
      <w:pPr>
        <w:pStyle w:val="Footnotetext"/>
        <w:rPr/>
      </w:pPr>
      <w:r>
        <w:rPr>
          <w:rFonts w:cs="Times New Roman" w:ascii="Times New Roman" w:hAnsi="Times New Roman"/>
        </w:rPr>
        <w:t xml:space="preserve">Peter de Bolla, </w:t>
      </w:r>
      <w:r>
        <w:rPr>
          <w:rFonts w:cs="Times New Roman" w:ascii="Times New Roman" w:hAnsi="Times New Roman"/>
          <w:i/>
          <w:iCs/>
        </w:rPr>
        <w:t xml:space="preserve">The Architecture of Concepts: The Historical Formation of Human Rights </w:t>
      </w:r>
      <w:r>
        <w:rPr>
          <w:rFonts w:cs="Times New Roman" w:ascii="Times New Roman" w:hAnsi="Times New Roman"/>
          <w:iCs/>
        </w:rPr>
        <w:t>(</w:t>
      </w:r>
      <w:r>
        <w:rPr>
          <w:rFonts w:cs="Times New Roman" w:ascii="Times New Roman" w:hAnsi="Times New Roman"/>
        </w:rPr>
        <w:t>Fordham University Press, 2013).</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Footnotetext"/>
        <w:rPr/>
      </w:pPr>
      <w:r>
        <w:rPr>
          <w:rFonts w:cs="Times New Roman" w:ascii="Times New Roman" w:hAnsi="Times New Roman"/>
        </w:rPr>
        <w:t xml:space="preserve">Fiona Cameron, ‘Beyond the Cult of the Replicant: Museums and Historical Digital Objects—Traditional Concerns, New Discourses’, kirjassa Fiona Cameron ja Sarah Kenderine (toim.), </w:t>
      </w:r>
      <w:r>
        <w:rPr>
          <w:rFonts w:cs="Times New Roman" w:ascii="Times New Roman" w:hAnsi="Times New Roman"/>
          <w:i/>
        </w:rPr>
        <w:t>Theorizing digital cultural heritage</w:t>
      </w:r>
      <w:r>
        <w:rPr>
          <w:rFonts w:cs="Times New Roman" w:ascii="Times New Roman" w:hAnsi="Times New Roman"/>
        </w:rPr>
        <w:t xml:space="preserve"> (MIT Press, 2007), pp. 49-75.</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Footnotetext"/>
        <w:rPr/>
      </w:pPr>
      <w:r>
        <w:rPr>
          <w:rFonts w:cs="Times New Roman" w:ascii="Times New Roman" w:hAnsi="Times New Roman"/>
        </w:rPr>
        <w:t xml:space="preserve">Constance Crompton, Richard J. Lane and Raymond Siemens, (eds), </w:t>
      </w:r>
      <w:r>
        <w:rPr>
          <w:rFonts w:cs="Times New Roman" w:ascii="Times New Roman" w:hAnsi="Times New Roman"/>
          <w:i/>
          <w:iCs/>
        </w:rPr>
        <w:t>Doing Digital Humanities: Practice, Training, Research</w:t>
      </w:r>
      <w:r>
        <w:rPr>
          <w:rFonts w:cs="Times New Roman" w:ascii="Times New Roman" w:hAnsi="Times New Roman"/>
        </w:rPr>
        <w:t xml:space="preserve"> (Routledge, 2017).</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Footnotetext"/>
        <w:rPr/>
      </w:pPr>
      <w:r>
        <w:rPr>
          <w:rFonts w:cs="Times New Roman" w:ascii="Times New Roman" w:hAnsi="Times New Roman"/>
        </w:rPr>
        <w:t xml:space="preserve">Marilyn Deegan and Willard McCarty, </w:t>
      </w:r>
      <w:r>
        <w:rPr>
          <w:rFonts w:cs="Times New Roman" w:ascii="Times New Roman" w:hAnsi="Times New Roman"/>
          <w:i/>
          <w:iCs/>
        </w:rPr>
        <w:t>Collaborative Research in the Digital Humanities</w:t>
      </w:r>
      <w:r>
        <w:rPr>
          <w:rFonts w:cs="Times New Roman" w:ascii="Times New Roman" w:hAnsi="Times New Roman"/>
        </w:rPr>
        <w:t xml:space="preserve"> (Ashgate, 2012).</w:t>
      </w:r>
    </w:p>
    <w:p>
      <w:pPr>
        <w:pStyle w:val="Footnotetext"/>
        <w:rPr>
          <w:rStyle w:val="Strong"/>
          <w:rFonts w:eastAsia="Times New Roman" w:cs="Times New Roman"/>
          <w:b w:val="false"/>
          <w:b w:val="false"/>
        </w:rPr>
      </w:pPr>
      <w:r>
        <w:rPr>
          <w:rFonts w:eastAsia="Times New Roman" w:cs="Times New Roman"/>
          <w:b w:val="false"/>
        </w:rPr>
      </w:r>
    </w:p>
    <w:p>
      <w:pPr>
        <w:pStyle w:val="Footnotetext"/>
        <w:rPr>
          <w:lang w:val="fi-FI"/>
        </w:rPr>
      </w:pPr>
      <w:r>
        <w:rPr>
          <w:rStyle w:val="Strong"/>
          <w:rFonts w:eastAsia="Times New Roman" w:cs="Times New Roman"/>
          <w:b w:val="false"/>
          <w:lang w:val="fi-FI"/>
        </w:rPr>
        <w:t xml:space="preserve">Kimmo Elo (toim.): </w:t>
      </w:r>
      <w:r>
        <w:rPr>
          <w:rStyle w:val="Emphasis"/>
          <w:rFonts w:eastAsia="Times New Roman" w:cs="Times New Roman"/>
          <w:bCs/>
          <w:lang w:val="fi-FI"/>
        </w:rPr>
        <w:t>Digitaalinen humanismi ja historiatieteet</w:t>
      </w:r>
      <w:r>
        <w:rPr>
          <w:rStyle w:val="Strong"/>
          <w:rFonts w:eastAsia="Times New Roman" w:cs="Times New Roman"/>
          <w:b w:val="false"/>
          <w:lang w:val="fi-FI"/>
        </w:rPr>
        <w:t xml:space="preserve"> (Turku: Turun historiallinen yhdistys ry, 2016).</w:t>
      </w:r>
    </w:p>
    <w:p>
      <w:pPr>
        <w:pStyle w:val="Normal"/>
        <w:rPr>
          <w:rFonts w:ascii="Times New Roman" w:hAnsi="Times New Roman" w:eastAsia="Times New Roman" w:cs="Times New Roman"/>
          <w:lang w:val="fi-FI"/>
        </w:rPr>
      </w:pPr>
      <w:r>
        <w:rPr>
          <w:rFonts w:eastAsia="Times New Roman" w:cs="Times New Roman" w:ascii="Times New Roman" w:hAnsi="Times New Roman"/>
          <w:lang w:val="fi-FI"/>
        </w:rPr>
      </w:r>
    </w:p>
    <w:p>
      <w:pPr>
        <w:pStyle w:val="Normal1"/>
        <w:spacing w:lineRule="auto" w:line="240"/>
        <w:rPr/>
      </w:pPr>
      <w:r>
        <w:rPr>
          <w:rStyle w:val="HTMLCite"/>
          <w:rFonts w:eastAsia="Times New Roman" w:cs="Times New Roman" w:ascii="Times New Roman" w:hAnsi="Times New Roman"/>
          <w:i w:val="false"/>
          <w:sz w:val="24"/>
          <w:szCs w:val="24"/>
        </w:rPr>
        <w:t xml:space="preserve">Margaret Gardiner-Garden and Timothy Littlejohn, ‘A comparison of microarray databases’, </w:t>
      </w:r>
      <w:r>
        <w:rPr>
          <w:rStyle w:val="HTMLCite"/>
          <w:rFonts w:eastAsia="Times New Roman" w:cs="Times New Roman" w:ascii="Times New Roman" w:hAnsi="Times New Roman"/>
          <w:sz w:val="24"/>
          <w:szCs w:val="24"/>
        </w:rPr>
        <w:t>Brief Bioinform</w:t>
      </w:r>
      <w:r>
        <w:rPr>
          <w:rStyle w:val="Slugpubdate"/>
          <w:rFonts w:eastAsia="Times New Roman" w:cs="Times New Roman" w:ascii="Times New Roman" w:hAnsi="Times New Roman"/>
          <w:iCs/>
          <w:sz w:val="24"/>
          <w:szCs w:val="24"/>
        </w:rPr>
        <w:t>, 2001, s.</w:t>
      </w:r>
      <w:r>
        <w:rPr>
          <w:rStyle w:val="Slugissue"/>
          <w:rFonts w:eastAsia="Times New Roman" w:cs="Times New Roman" w:ascii="Times New Roman" w:hAnsi="Times New Roman"/>
          <w:i/>
          <w:iCs/>
          <w:sz w:val="24"/>
          <w:szCs w:val="24"/>
        </w:rPr>
        <w:t xml:space="preserve"> </w:t>
      </w:r>
      <w:r>
        <w:rPr>
          <w:rStyle w:val="Slugpages"/>
          <w:rFonts w:eastAsia="Times New Roman" w:cs="Times New Roman" w:ascii="Times New Roman" w:hAnsi="Times New Roman"/>
          <w:iCs/>
          <w:sz w:val="24"/>
          <w:szCs w:val="24"/>
        </w:rPr>
        <w:t xml:space="preserve">143-158. </w:t>
      </w:r>
      <w:r>
        <w:rPr>
          <w:rStyle w:val="Slugdoiwrapper"/>
          <w:rFonts w:eastAsia="Times New Roman" w:cs="Times New Roman" w:ascii="Times New Roman" w:hAnsi="Times New Roman"/>
          <w:iCs/>
          <w:sz w:val="24"/>
          <w:szCs w:val="24"/>
        </w:rPr>
        <w:t xml:space="preserve">doi: </w:t>
      </w:r>
      <w:r>
        <w:rPr>
          <w:rStyle w:val="Slugdoi"/>
          <w:rFonts w:eastAsia="Times New Roman" w:cs="Times New Roman" w:ascii="Times New Roman" w:hAnsi="Times New Roman"/>
          <w:iCs/>
          <w:sz w:val="24"/>
          <w:szCs w:val="24"/>
        </w:rPr>
        <w:t>10.1093/bib/2.2.143</w:t>
      </w:r>
      <w:r>
        <w:rPr>
          <w:rStyle w:val="Slugdoiwrapper"/>
          <w:rFonts w:eastAsia="Times New Roman" w:cs="Times New Roman" w:ascii="Times New Roman" w:hAnsi="Times New Roman"/>
          <w:i/>
          <w:iCs/>
          <w:sz w:val="24"/>
          <w:szCs w:val="24"/>
        </w:rPr>
        <w:t xml:space="preserve">  </w:t>
      </w:r>
      <w:hyperlink r:id="rId11">
        <w:r>
          <w:rPr>
            <w:rStyle w:val="InternetLink"/>
            <w:rFonts w:cs="Times New Roman" w:ascii="Times New Roman" w:hAnsi="Times New Roman"/>
            <w:color w:val="6611CC"/>
            <w:sz w:val="24"/>
            <w:szCs w:val="24"/>
          </w:rPr>
          <w:t>http://bib.oxfordjournals.org/content/2/2/143.short</w:t>
        </w:r>
      </w:hyperlink>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pPr>
      <w:r>
        <w:rPr>
          <w:rStyle w:val="Strong"/>
          <w:rFonts w:eastAsia="Times New Roman" w:cs="Times New Roman" w:ascii="Times New Roman" w:hAnsi="Times New Roman"/>
          <w:b w:val="false"/>
        </w:rPr>
        <w:t xml:space="preserve">Matthew K. Gold (toim.) </w:t>
      </w:r>
      <w:r>
        <w:rPr>
          <w:rStyle w:val="Strong"/>
          <w:rFonts w:eastAsia="Times New Roman" w:cs="Times New Roman" w:ascii="Times New Roman" w:hAnsi="Times New Roman"/>
          <w:b w:val="false"/>
          <w:i/>
        </w:rPr>
        <w:t>Debates in the Digital Humanities</w:t>
      </w:r>
      <w:r>
        <w:rPr>
          <w:rStyle w:val="Strong"/>
          <w:rFonts w:eastAsia="Times New Roman" w:cs="Times New Roman" w:ascii="Times New Roman" w:hAnsi="Times New Roman"/>
          <w:b w:val="false"/>
        </w:rPr>
        <w:t xml:space="preserve"> (University of Minnesota Press, 2012 2016). </w:t>
      </w:r>
      <w:hyperlink r:id="rId12">
        <w:r>
          <w:rPr>
            <w:rStyle w:val="InternetLink"/>
            <w:rFonts w:eastAsia="Times New Roman" w:cs="Times New Roman"/>
          </w:rPr>
          <w:t>http://dhdebates.gc.cuny.edu/</w:t>
        </w:r>
      </w:hyperlink>
      <w:r>
        <w:rPr>
          <w:rStyle w:val="Strong"/>
          <w:rFonts w:eastAsia="Times New Roman" w:cs="Times New Roman"/>
          <w:b w:val="false"/>
        </w:rPr>
        <w:t xml:space="preserve"> </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pPr>
      <w:r>
        <w:rPr>
          <w:rFonts w:eastAsia="Times New Roman" w:cs="Times New Roman" w:ascii="Times New Roman" w:hAnsi="Times New Roman"/>
        </w:rPr>
        <w:t xml:space="preserve">Shawn Graham, et al., </w:t>
      </w:r>
      <w:r>
        <w:rPr>
          <w:rFonts w:eastAsia="Times New Roman" w:cs="Times New Roman" w:ascii="Times New Roman" w:hAnsi="Times New Roman"/>
          <w:i/>
        </w:rPr>
        <w:t>Big Digital History: Exploring Big Data Through a Historian’s Macroscope</w:t>
      </w:r>
      <w:r>
        <w:rPr>
          <w:rFonts w:eastAsia="Times New Roman" w:cs="Times New Roman" w:ascii="Times New Roman" w:hAnsi="Times New Roman"/>
        </w:rPr>
        <w:t xml:space="preserve"> (London, 2014).</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pPr>
      <w:r>
        <w:rPr>
          <w:rFonts w:eastAsia="Times New Roman" w:cs="Times New Roman" w:ascii="Times New Roman" w:hAnsi="Times New Roman"/>
        </w:rPr>
        <w:t xml:space="preserve">Jo Guldi and David Armitage, </w:t>
      </w:r>
      <w:hyperlink r:id="rId13">
        <w:r>
          <w:rPr>
            <w:rStyle w:val="InternetLink"/>
            <w:rFonts w:eastAsia="Times New Roman" w:cs="Times New Roman" w:ascii="Times New Roman" w:hAnsi="Times New Roman"/>
          </w:rPr>
          <w:t>The History Manifesto</w:t>
        </w:r>
      </w:hyperlink>
      <w:r>
        <w:rPr>
          <w:rFonts w:eastAsia="Times New Roman" w:cs="Times New Roman" w:ascii="Times New Roman" w:hAnsi="Times New Roman"/>
        </w:rPr>
        <w:t xml:space="preserve"> (Cambridge: Cambridge University Press, 2014).</w:t>
      </w:r>
    </w:p>
    <w:p>
      <w:pPr>
        <w:pStyle w:val="Footnotetext"/>
        <w:rPr>
          <w:rFonts w:ascii="Times New Roman" w:hAnsi="Times New Roman" w:cs="Times New Roman"/>
        </w:rPr>
      </w:pPr>
      <w:r>
        <w:rPr>
          <w:rFonts w:cs="Times New Roman" w:ascii="Times New Roman" w:hAnsi="Times New Roman"/>
        </w:rPr>
      </w:r>
    </w:p>
    <w:p>
      <w:pPr>
        <w:pStyle w:val="Footnotetext"/>
        <w:rPr>
          <w:lang w:val="fi-FI"/>
        </w:rPr>
      </w:pPr>
      <w:r>
        <w:rPr>
          <w:rFonts w:cs="Times New Roman" w:ascii="Times New Roman" w:hAnsi="Times New Roman"/>
          <w:lang w:val="fi-FI"/>
        </w:rPr>
        <w:t xml:space="preserve">Jyrki Hakapää. </w:t>
      </w:r>
      <w:r>
        <w:rPr>
          <w:rFonts w:cs="Times New Roman" w:ascii="Times New Roman" w:hAnsi="Times New Roman"/>
          <w:i/>
          <w:lang w:val="fi-FI"/>
        </w:rPr>
        <w:t xml:space="preserve">Kirjan tie lukijalle. Kirjakauppojen vakiintuminen Suomessa 1740–1960 </w:t>
      </w:r>
      <w:r>
        <w:rPr>
          <w:rFonts w:cs="Times New Roman" w:ascii="Times New Roman" w:hAnsi="Times New Roman"/>
          <w:lang w:val="fi-FI"/>
        </w:rPr>
        <w:t>(Helsinki: SKS, 2008).</w:t>
      </w:r>
    </w:p>
    <w:p>
      <w:pPr>
        <w:pStyle w:val="Footnotetext"/>
        <w:rPr>
          <w:rFonts w:ascii="Times New Roman" w:hAnsi="Times New Roman" w:cs="Times New Roman"/>
          <w:lang w:val="fi-FI"/>
        </w:rPr>
      </w:pPr>
      <w:r>
        <w:rPr>
          <w:rFonts w:cs="Times New Roman" w:ascii="Times New Roman" w:hAnsi="Times New Roman"/>
          <w:lang w:val="fi-FI"/>
        </w:rPr>
      </w:r>
    </w:p>
    <w:p>
      <w:pPr>
        <w:pStyle w:val="Footnotetext"/>
        <w:rPr/>
      </w:pPr>
      <w:r>
        <w:rPr>
          <w:rFonts w:cs="Times New Roman" w:ascii="Times New Roman" w:hAnsi="Times New Roman"/>
        </w:rPr>
        <w:t xml:space="preserve">Megan L. Head, Luke Holman, Rob Lanfear, Andrew T. Kahn and Michael D. Jennions, ‘The Extent and Consequences of P-Hacking in Science’, </w:t>
      </w:r>
      <w:r>
        <w:rPr>
          <w:rFonts w:cs="Times New Roman" w:ascii="Times New Roman" w:hAnsi="Times New Roman"/>
          <w:i/>
        </w:rPr>
        <w:t>PLOS</w:t>
      </w:r>
      <w:r>
        <w:rPr>
          <w:rFonts w:cs="Times New Roman" w:ascii="Times New Roman" w:hAnsi="Times New Roman"/>
        </w:rPr>
        <w:t xml:space="preserve">, </w:t>
      </w:r>
      <w:hyperlink r:id="rId14">
        <w:r>
          <w:rPr>
            <w:rStyle w:val="InternetLink"/>
            <w:rFonts w:cs="Times New Roman" w:ascii="Times New Roman" w:hAnsi="Times New Roman"/>
          </w:rPr>
          <w:t>http://dx.doi.org/10.1371/journal.pbio.1002106</w:t>
        </w:r>
      </w:hyperlink>
      <w:r>
        <w:rPr>
          <w:rFonts w:cs="Times New Roman" w:ascii="Times New Roman" w:hAnsi="Times New Roman"/>
        </w:rPr>
        <w:t xml:space="preserve"> 2015.</w:t>
      </w:r>
    </w:p>
    <w:p>
      <w:pPr>
        <w:pStyle w:val="Footnotetext"/>
        <w:rPr>
          <w:rFonts w:ascii="Times New Roman" w:hAnsi="Times New Roman" w:cs="Times New Roman"/>
        </w:rPr>
      </w:pPr>
      <w:r>
        <w:rPr>
          <w:rFonts w:cs="Times New Roman" w:ascii="Times New Roman" w:hAnsi="Times New Roman"/>
        </w:rPr>
      </w:r>
    </w:p>
    <w:p>
      <w:pPr>
        <w:pStyle w:val="Footnotetext"/>
        <w:rPr/>
      </w:pPr>
      <w:r>
        <w:rPr>
          <w:rFonts w:cs="Times New Roman" w:ascii="Times New Roman" w:hAnsi="Times New Roman"/>
        </w:rPr>
        <w:t xml:space="preserve">Susan Hockey, ‘The History of Humanities Computing’, in S. Schreibman et al. (eds.), </w:t>
      </w:r>
      <w:r>
        <w:rPr>
          <w:rFonts w:cs="Times New Roman" w:ascii="Times New Roman" w:hAnsi="Times New Roman"/>
          <w:i/>
          <w:iCs/>
        </w:rPr>
        <w:t>A Companion to Digital Humanities</w:t>
      </w:r>
      <w:r>
        <w:rPr>
          <w:rFonts w:cs="Times New Roman" w:ascii="Times New Roman" w:hAnsi="Times New Roman"/>
        </w:rPr>
        <w:t xml:space="preserve">, 2004, pp. 3–19. </w:t>
      </w:r>
      <w:hyperlink r:id="rId15">
        <w:r>
          <w:rPr>
            <w:rStyle w:val="InternetLink"/>
            <w:rFonts w:cs="Times New Roman" w:ascii="Times New Roman" w:hAnsi="Times New Roman"/>
          </w:rPr>
          <w:t>http://www.digitalhumanities.org/companion/view?docId=blackwell/9781405103213/9781405103213.xml&amp;chunk.id=ss1-2-1&amp;toc.depth=1&amp;toc.id=ss1-2-1&amp;brand=default</w:t>
        </w:r>
      </w:hyperlink>
      <w:r>
        <w:rPr>
          <w:rFonts w:cs="Times New Roman" w:ascii="Times New Roman" w:hAnsi="Times New Roman"/>
        </w:rPr>
        <w:t xml:space="preserve"> </w:t>
      </w:r>
    </w:p>
    <w:p>
      <w:pPr>
        <w:pStyle w:val="Footnotetext"/>
        <w:rPr>
          <w:rFonts w:ascii="Times New Roman" w:hAnsi="Times New Roman" w:cs="Times New Roman"/>
        </w:rPr>
      </w:pPr>
      <w:r>
        <w:rPr>
          <w:rFonts w:cs="Times New Roman" w:ascii="Times New Roman" w:hAnsi="Times New Roman"/>
        </w:rPr>
      </w:r>
    </w:p>
    <w:p>
      <w:pPr>
        <w:pStyle w:val="Footnotetext"/>
        <w:rPr/>
      </w:pPr>
      <w:r>
        <w:rPr>
          <w:rFonts w:cs="Times New Roman" w:ascii="Times New Roman" w:hAnsi="Times New Roman"/>
        </w:rPr>
        <w:t xml:space="preserve">Ari Häyrinen, </w:t>
      </w:r>
      <w:r>
        <w:rPr>
          <w:rFonts w:cs="Times New Roman" w:ascii="Times New Roman" w:hAnsi="Times New Roman"/>
          <w:i/>
        </w:rPr>
        <w:t>Open sourcing digital heritage: digital surrogates, museums and knowledge management in the age of open networks</w:t>
      </w:r>
      <w:r>
        <w:rPr>
          <w:rFonts w:cs="Times New Roman" w:ascii="Times New Roman" w:hAnsi="Times New Roman"/>
        </w:rPr>
        <w:t xml:space="preserve"> (</w:t>
      </w:r>
      <w:hyperlink r:id="rId16">
        <w:r>
          <w:rPr>
            <w:rStyle w:val="InternetLink"/>
            <w:rFonts w:cs="Times New Roman" w:ascii="Times New Roman" w:hAnsi="Times New Roman"/>
          </w:rPr>
          <w:t>https://jyx.jyu.fi/dspace/handle/123456789/40157</w:t>
        </w:r>
      </w:hyperlink>
      <w:r>
        <w:rPr>
          <w:rFonts w:cs="Times New Roman" w:ascii="Times New Roman" w:hAnsi="Times New Roman"/>
        </w:rPr>
        <w:t xml:space="preserve">), 2012. </w:t>
      </w:r>
    </w:p>
    <w:p>
      <w:pPr>
        <w:pStyle w:val="Footnotetext"/>
        <w:rPr>
          <w:rFonts w:ascii="Times New Roman" w:hAnsi="Times New Roman" w:cs="Times New Roman"/>
        </w:rPr>
      </w:pPr>
      <w:r>
        <w:rPr>
          <w:rFonts w:cs="Times New Roman" w:ascii="Times New Roman" w:hAnsi="Times New Roman"/>
        </w:rPr>
      </w:r>
    </w:p>
    <w:p>
      <w:pPr>
        <w:pStyle w:val="Normal1"/>
        <w:spacing w:lineRule="auto" w:line="240"/>
        <w:rPr/>
      </w:pPr>
      <w:r>
        <w:rPr>
          <w:rFonts w:eastAsia="Times New Roman" w:cs="Times New Roman" w:ascii="Times New Roman" w:hAnsi="Times New Roman"/>
          <w:sz w:val="24"/>
          <w:szCs w:val="24"/>
        </w:rPr>
        <w:t xml:space="preserve">John PA Ioannidis, ‘Why Most Published Research Findings Are False.’.PLoS Med 2(8): e124. doi: 10.1371/journal.pmed.0020124, 2005. </w:t>
      </w:r>
      <w:hyperlink r:id="rId17">
        <w:r>
          <w:rPr>
            <w:rStyle w:val="InternetLink"/>
            <w:rFonts w:cs="Times New Roman" w:ascii="Times New Roman" w:hAnsi="Times New Roman"/>
            <w:color w:val="6611CC"/>
            <w:sz w:val="24"/>
            <w:szCs w:val="24"/>
          </w:rPr>
          <w:t>http://journals.plos.org/plosmedicine/article?id=10.1371/journal.pmed.0020124</w:t>
        </w:r>
      </w:hyperlink>
    </w:p>
    <w:p>
      <w:pPr>
        <w:pStyle w:val="Footnotetext"/>
        <w:rPr>
          <w:rFonts w:ascii="Times New Roman" w:hAnsi="Times New Roman" w:cs="Times New Roman"/>
        </w:rPr>
      </w:pPr>
      <w:r>
        <w:rPr>
          <w:rFonts w:cs="Times New Roman" w:ascii="Times New Roman" w:hAnsi="Times New Roman"/>
        </w:rPr>
      </w:r>
    </w:p>
    <w:p>
      <w:pPr>
        <w:pStyle w:val="Footnotetext"/>
        <w:rPr/>
      </w:pPr>
      <w:r>
        <w:rPr>
          <w:rFonts w:cs="Times New Roman" w:ascii="Times New Roman" w:hAnsi="Times New Roman"/>
        </w:rPr>
        <w:t xml:space="preserve">John P. A. Ioannidis, ‘How to Make More Published Research True’, </w:t>
      </w:r>
      <w:r>
        <w:rPr>
          <w:rFonts w:cs="Times New Roman" w:ascii="Times New Roman" w:hAnsi="Times New Roman"/>
          <w:i/>
        </w:rPr>
        <w:t>PLOS</w:t>
      </w:r>
      <w:r>
        <w:rPr>
          <w:rFonts w:cs="Times New Roman" w:ascii="Times New Roman" w:hAnsi="Times New Roman"/>
        </w:rPr>
        <w:t xml:space="preserve">, 2014, </w:t>
      </w:r>
      <w:hyperlink r:id="rId18">
        <w:r>
          <w:rPr>
            <w:rStyle w:val="InternetLink"/>
            <w:rFonts w:cs="Times New Roman" w:ascii="Times New Roman" w:hAnsi="Times New Roman"/>
          </w:rPr>
          <w:t>http://dx.doi.org/10.1371/journal.pmed.1001747</w:t>
        </w:r>
      </w:hyperlink>
      <w:r>
        <w:rPr>
          <w:rFonts w:cs="Times New Roman" w:ascii="Times New Roman" w:hAnsi="Times New Roman"/>
        </w:rPr>
        <w:t xml:space="preserve"> </w:t>
      </w:r>
    </w:p>
    <w:p>
      <w:pPr>
        <w:pStyle w:val="Footnotetext"/>
        <w:rPr>
          <w:rFonts w:ascii="Times New Roman" w:hAnsi="Times New Roman" w:cs="Times New Roman"/>
        </w:rPr>
      </w:pPr>
      <w:r>
        <w:rPr>
          <w:rFonts w:cs="Times New Roman" w:ascii="Times New Roman" w:hAnsi="Times New Roman"/>
        </w:rPr>
      </w:r>
    </w:p>
    <w:p>
      <w:pPr>
        <w:pStyle w:val="Footnotetext"/>
        <w:rPr>
          <w:rFonts w:ascii="Times New Roman" w:hAnsi="Times New Roman" w:cs="Times New Roman"/>
        </w:rPr>
      </w:pPr>
      <w:r>
        <w:rPr>
          <w:rFonts w:cs="Times New Roman" w:ascii="Times New Roman" w:hAnsi="Times New Roman"/>
        </w:rPr>
      </w:r>
    </w:p>
    <w:p>
      <w:pPr>
        <w:pStyle w:val="Footnotetext"/>
        <w:rPr>
          <w:lang w:val="fi-FI"/>
        </w:rPr>
      </w:pPr>
      <w:r>
        <w:rPr>
          <w:rFonts w:cs="Times New Roman" w:ascii="Times New Roman" w:hAnsi="Times New Roman"/>
          <w:lang w:val="fi-FI"/>
        </w:rPr>
        <w:t xml:space="preserve">Kimmo Kettunen, Tuula Pääkkönen ja Mika Koistinen, ‘Kansalliskirjaston digitoitu historiallinen lehtiaineisto 1771–1910: sanatason laatu, kokoelmien käyttö ja laadun parantaminen’, </w:t>
      </w:r>
      <w:r>
        <w:rPr>
          <w:rFonts w:cs="Times New Roman" w:ascii="Times New Roman" w:hAnsi="Times New Roman"/>
          <w:i/>
          <w:lang w:val="fi-FI"/>
        </w:rPr>
        <w:t>Informaatiotutkimus</w:t>
      </w:r>
      <w:r>
        <w:rPr>
          <w:rFonts w:cs="Times New Roman" w:ascii="Times New Roman" w:hAnsi="Times New Roman"/>
          <w:lang w:val="fi-FI"/>
        </w:rPr>
        <w:t>, 35, 2016, s. 3-14.</w:t>
      </w:r>
    </w:p>
    <w:p>
      <w:pPr>
        <w:pStyle w:val="Footnotetext"/>
        <w:rPr>
          <w:rFonts w:ascii="Times New Roman" w:hAnsi="Times New Roman" w:cs="Times New Roman"/>
          <w:lang w:val="fi-FI"/>
        </w:rPr>
      </w:pPr>
      <w:r>
        <w:rPr>
          <w:rFonts w:cs="Times New Roman" w:ascii="Times New Roman" w:hAnsi="Times New Roman"/>
          <w:lang w:val="fi-FI"/>
        </w:rPr>
      </w:r>
    </w:p>
    <w:p>
      <w:pPr>
        <w:pStyle w:val="Footnotetext"/>
        <w:numPr>
          <w:ilvl w:val="0"/>
          <w:numId w:val="0"/>
        </w:numPr>
        <w:outlineLvl w:val="0"/>
        <w:rPr>
          <w:lang w:val="fi-FI"/>
        </w:rPr>
      </w:pPr>
      <w:r>
        <w:rPr>
          <w:rFonts w:cs="Times New Roman" w:ascii="Times New Roman" w:hAnsi="Times New Roman"/>
          <w:lang w:val="fi-FI"/>
        </w:rPr>
        <w:t xml:space="preserve">Matti Klinge, </w:t>
      </w:r>
      <w:r>
        <w:rPr>
          <w:rFonts w:cs="Times New Roman" w:ascii="Times New Roman" w:hAnsi="Times New Roman"/>
          <w:i/>
          <w:lang w:val="fi-FI"/>
        </w:rPr>
        <w:t>Keisarillinen Aleksanterin Yliopisto, 1808-1917</w:t>
      </w:r>
      <w:r>
        <w:rPr>
          <w:rFonts w:cs="Times New Roman" w:ascii="Times New Roman" w:hAnsi="Times New Roman"/>
          <w:lang w:val="fi-FI"/>
        </w:rPr>
        <w:t xml:space="preserve"> (Helsinki: Otava, 1989)</w:t>
      </w:r>
    </w:p>
    <w:p>
      <w:pPr>
        <w:pStyle w:val="Footnotetext"/>
        <w:rPr>
          <w:rFonts w:ascii="Times New Roman" w:hAnsi="Times New Roman" w:cs="Times New Roman"/>
          <w:lang w:val="fi-FI"/>
        </w:rPr>
      </w:pPr>
      <w:r>
        <w:rPr>
          <w:rFonts w:cs="Times New Roman" w:ascii="Times New Roman" w:hAnsi="Times New Roman"/>
          <w:lang w:val="fi-FI"/>
        </w:rPr>
      </w:r>
    </w:p>
    <w:p>
      <w:pPr>
        <w:pStyle w:val="Footnotetext"/>
        <w:rPr>
          <w:lang w:val="fi-FI"/>
        </w:rPr>
      </w:pPr>
      <w:r>
        <w:rPr>
          <w:rFonts w:cs="Times New Roman" w:ascii="Times New Roman" w:hAnsi="Times New Roman"/>
          <w:lang w:val="fi-FI"/>
        </w:rPr>
        <w:t xml:space="preserve">Matti Klinge, </w:t>
      </w:r>
      <w:r>
        <w:rPr>
          <w:rFonts w:cs="Times New Roman" w:ascii="Times New Roman" w:hAnsi="Times New Roman"/>
          <w:i/>
          <w:lang w:val="fi-FI"/>
        </w:rPr>
        <w:t>Pääkaupunki. Helsinki ja Suomen valtio 1808-1863</w:t>
      </w:r>
      <w:r>
        <w:rPr>
          <w:rFonts w:cs="Times New Roman" w:ascii="Times New Roman" w:hAnsi="Times New Roman"/>
          <w:lang w:val="fi-FI"/>
        </w:rPr>
        <w:t xml:space="preserve"> (Helsinki: Otava, 2012).</w:t>
      </w:r>
    </w:p>
    <w:p>
      <w:pPr>
        <w:pStyle w:val="Footnotetext"/>
        <w:rPr>
          <w:rFonts w:ascii="Times New Roman" w:hAnsi="Times New Roman" w:cs="Times New Roman"/>
          <w:lang w:val="fi-FI"/>
        </w:rPr>
      </w:pPr>
      <w:r>
        <w:rPr>
          <w:rFonts w:cs="Times New Roman" w:ascii="Times New Roman" w:hAnsi="Times New Roman"/>
          <w:lang w:val="fi-FI"/>
        </w:rPr>
      </w:r>
    </w:p>
    <w:p>
      <w:pPr>
        <w:pStyle w:val="Normal"/>
        <w:rPr/>
      </w:pPr>
      <w:r>
        <w:rPr>
          <w:rFonts w:cs="Times New Roman" w:ascii="Times New Roman" w:hAnsi="Times New Roman"/>
          <w:sz w:val="22"/>
          <w:szCs w:val="22"/>
        </w:rPr>
        <w:t xml:space="preserve">Leo Lahti,Niko Ilomäki ja Mikko Tolonen, ‘A Quantitative Study of History in the English Short-Title Catalogue (ESTC), 1470-1800’, </w:t>
      </w:r>
      <w:r>
        <w:rPr>
          <w:rFonts w:cs="Times New Roman" w:ascii="Times New Roman" w:hAnsi="Times New Roman"/>
          <w:i/>
          <w:sz w:val="22"/>
          <w:szCs w:val="22"/>
        </w:rPr>
        <w:t>LIBER Quarterly</w:t>
      </w:r>
      <w:r>
        <w:rPr>
          <w:rFonts w:cs="Times New Roman" w:ascii="Times New Roman" w:hAnsi="Times New Roman"/>
          <w:sz w:val="22"/>
          <w:szCs w:val="22"/>
        </w:rPr>
        <w:t>. 25, 2015, pp. 87–116.</w:t>
      </w:r>
    </w:p>
    <w:p>
      <w:pPr>
        <w:pStyle w:val="Footnotetext"/>
        <w:rPr>
          <w:rFonts w:ascii="Times New Roman" w:hAnsi="Times New Roman" w:cs="Times New Roman"/>
        </w:rPr>
      </w:pPr>
      <w:r>
        <w:rPr>
          <w:rFonts w:cs="Times New Roman" w:ascii="Times New Roman" w:hAnsi="Times New Roman"/>
        </w:rPr>
      </w:r>
    </w:p>
    <w:p>
      <w:pPr>
        <w:pStyle w:val="Footnotetext"/>
        <w:rPr/>
      </w:pPr>
      <w:r>
        <w:rPr>
          <w:rFonts w:eastAsia="Times New Roman" w:cs="Times New Roman"/>
        </w:rPr>
        <w:t xml:space="preserve">Lahti L, da Silva F, Laine M, Lähteenoja V, Tolonen M (2017) Alchemy &amp; algorithms: perspectives on the philosophy and history of open science. </w:t>
      </w:r>
      <w:r>
        <w:rPr>
          <w:rFonts w:eastAsia="Times New Roman" w:cs="Times New Roman"/>
          <w:lang w:val="fi-FI"/>
        </w:rPr>
        <w:t xml:space="preserve">Research Ideas and Outcomes 3: e13593. </w:t>
      </w:r>
      <w:hyperlink r:id="rId19">
        <w:r>
          <w:rPr>
            <w:rStyle w:val="InternetLink"/>
            <w:rFonts w:eastAsia="Times New Roman" w:cs="Times New Roman"/>
            <w:lang w:val="fi-FI"/>
          </w:rPr>
          <w:t>https://doi.org/10.3897/rio.3.e13593</w:t>
        </w:r>
      </w:hyperlink>
    </w:p>
    <w:p>
      <w:pPr>
        <w:pStyle w:val="Footnotetext"/>
        <w:rPr>
          <w:rFonts w:ascii="Times New Roman" w:hAnsi="Times New Roman" w:cs="Times New Roman"/>
          <w:lang w:val="fi-FI"/>
        </w:rPr>
      </w:pPr>
      <w:r>
        <w:rPr>
          <w:rFonts w:cs="Times New Roman" w:ascii="Times New Roman" w:hAnsi="Times New Roman"/>
          <w:lang w:val="fi-FI"/>
        </w:rPr>
      </w:r>
    </w:p>
    <w:p>
      <w:pPr>
        <w:pStyle w:val="Normal"/>
        <w:rPr>
          <w:lang w:val="fi-FI"/>
        </w:rPr>
      </w:pPr>
      <w:r>
        <w:rPr>
          <w:rStyle w:val="St"/>
          <w:rFonts w:eastAsia="Times New Roman" w:cs="Times New Roman"/>
          <w:lang w:val="fi-FI"/>
        </w:rPr>
        <w:t xml:space="preserve">Jussi T. Lappalainen ja Vesa Lappalainen, ‘Historiantutkimusta ilman papereita’, </w:t>
      </w:r>
      <w:r>
        <w:rPr>
          <w:rStyle w:val="St"/>
          <w:rFonts w:eastAsia="Times New Roman" w:cs="Times New Roman"/>
          <w:i/>
          <w:lang w:val="fi-FI"/>
        </w:rPr>
        <w:t>Historiallinen aikakauskirja,</w:t>
      </w:r>
      <w:r>
        <w:rPr>
          <w:rStyle w:val="St"/>
          <w:rFonts w:eastAsia="Times New Roman" w:cs="Times New Roman"/>
          <w:lang w:val="fi-FI"/>
        </w:rPr>
        <w:t xml:space="preserve"> 81, 1983, 75-78.</w:t>
      </w:r>
    </w:p>
    <w:p>
      <w:pPr>
        <w:pStyle w:val="Footnotetext"/>
        <w:rPr>
          <w:rFonts w:ascii="Times New Roman" w:hAnsi="Times New Roman" w:cs="Times New Roman"/>
          <w:lang w:val="fi-FI"/>
        </w:rPr>
      </w:pPr>
      <w:r>
        <w:rPr>
          <w:rFonts w:cs="Times New Roman" w:ascii="Times New Roman" w:hAnsi="Times New Roman"/>
          <w:lang w:val="fi-FI"/>
        </w:rPr>
      </w:r>
    </w:p>
    <w:p>
      <w:pPr>
        <w:pStyle w:val="Footnotetext"/>
        <w:rPr>
          <w:rFonts w:ascii="Times New Roman" w:hAnsi="Times New Roman" w:cs="Times New Roman"/>
          <w:lang w:val="fi-FI"/>
        </w:rPr>
      </w:pPr>
      <w:r>
        <w:rPr>
          <w:rFonts w:cs="Times New Roman" w:ascii="Times New Roman" w:hAnsi="Times New Roman"/>
          <w:lang w:val="fi-FI"/>
        </w:rPr>
      </w:r>
    </w:p>
    <w:p>
      <w:pPr>
        <w:pStyle w:val="Footnotetext"/>
        <w:rPr>
          <w:lang w:val="sv-SE"/>
        </w:rPr>
      </w:pPr>
      <w:r>
        <w:rPr>
          <w:rFonts w:cs="Times New Roman" w:ascii="Times New Roman" w:hAnsi="Times New Roman"/>
          <w:lang w:val="sv-SE"/>
        </w:rPr>
        <w:t xml:space="preserve">Jani Marjanen, </w:t>
      </w:r>
      <w:r>
        <w:rPr>
          <w:rFonts w:cs="Times New Roman" w:ascii="Times New Roman" w:hAnsi="Times New Roman"/>
          <w:i/>
          <w:lang w:val="sv-SE"/>
        </w:rPr>
        <w:t>Den ekonomiska patriotismens uppgång och fall: Finska hushållningssällskapet i europeisk, svensk och finsk kontext 1720–1840</w:t>
      </w:r>
      <w:r>
        <w:rPr>
          <w:rFonts w:cs="Times New Roman" w:ascii="Times New Roman" w:hAnsi="Times New Roman"/>
          <w:lang w:val="sv-SE"/>
        </w:rPr>
        <w:t>, 2013.</w:t>
      </w:r>
    </w:p>
    <w:p>
      <w:pPr>
        <w:pStyle w:val="Footnotetext"/>
        <w:rPr>
          <w:rFonts w:ascii="Times New Roman" w:hAnsi="Times New Roman" w:cs="Times New Roman"/>
          <w:lang w:val="sv-SE"/>
        </w:rPr>
      </w:pPr>
      <w:r>
        <w:rPr>
          <w:rFonts w:cs="Times New Roman" w:ascii="Times New Roman" w:hAnsi="Times New Roman"/>
          <w:lang w:val="sv-SE"/>
        </w:rPr>
      </w:r>
    </w:p>
    <w:p>
      <w:pPr>
        <w:pStyle w:val="Footnotetext"/>
        <w:rPr/>
      </w:pPr>
      <w:r>
        <w:rPr>
          <w:rFonts w:cs="Times New Roman" w:ascii="Times New Roman" w:hAnsi="Times New Roman"/>
        </w:rPr>
        <w:t xml:space="preserve">Willard McCarty, ‘What is Humanities Computing? Towards a Definition of the Field’ </w:t>
      </w:r>
      <w:hyperlink r:id="rId20">
        <w:r>
          <w:rPr>
            <w:rStyle w:val="InternetLink"/>
            <w:rFonts w:cs="Times New Roman" w:ascii="Times New Roman" w:hAnsi="Times New Roman"/>
          </w:rPr>
          <w:t>http://staff.cch.kcl.ac.uk/~wmccarty/essays/McCarty,%20What%20is%20humanities%20computing.pdf</w:t>
        </w:r>
      </w:hyperlink>
      <w:r>
        <w:rPr>
          <w:rFonts w:cs="Times New Roman" w:ascii="Times New Roman" w:hAnsi="Times New Roman"/>
        </w:rPr>
        <w:t xml:space="preserve"> (1998)</w:t>
      </w:r>
    </w:p>
    <w:p>
      <w:pPr>
        <w:pStyle w:val="Footnotetext"/>
        <w:rPr>
          <w:rFonts w:ascii="Times New Roman" w:hAnsi="Times New Roman" w:cs="Times New Roman"/>
          <w:lang w:val="en-GB"/>
        </w:rPr>
      </w:pPr>
      <w:r>
        <w:rPr>
          <w:rFonts w:cs="Times New Roman" w:ascii="Times New Roman" w:hAnsi="Times New Roman"/>
          <w:lang w:val="en-GB"/>
        </w:rPr>
      </w:r>
    </w:p>
    <w:p>
      <w:pPr>
        <w:pStyle w:val="Footnotetext"/>
        <w:rPr/>
      </w:pPr>
      <w:r>
        <w:rPr>
          <w:rFonts w:cs="Times New Roman" w:ascii="Times New Roman" w:hAnsi="Times New Roman"/>
        </w:rPr>
        <w:t xml:space="preserve">Willard McCarty, </w:t>
      </w:r>
      <w:r>
        <w:rPr>
          <w:rFonts w:cs="Times New Roman" w:ascii="Times New Roman" w:hAnsi="Times New Roman"/>
          <w:i/>
          <w:iCs/>
        </w:rPr>
        <w:t>Humanities Computing</w:t>
      </w:r>
      <w:r>
        <w:rPr>
          <w:rFonts w:cs="Times New Roman" w:ascii="Times New Roman" w:hAnsi="Times New Roman"/>
        </w:rPr>
        <w:t xml:space="preserve">, Basingstoke and New York: Palgrave Macmillan, 2005 ja Harold Short, ‘The Role of Humanities Computing: Experiences and Challenges’, </w:t>
      </w:r>
      <w:r>
        <w:rPr>
          <w:rFonts w:cs="Times New Roman" w:ascii="Times New Roman" w:hAnsi="Times New Roman"/>
          <w:i/>
          <w:iCs/>
        </w:rPr>
        <w:t>Literary and Linguistic Computing</w:t>
      </w:r>
      <w:r>
        <w:rPr>
          <w:rFonts w:cs="Times New Roman" w:ascii="Times New Roman" w:hAnsi="Times New Roman"/>
        </w:rPr>
        <w:t xml:space="preserve">, 21 (1), 2006, pp. 15–27. </w:t>
      </w:r>
      <w:hyperlink r:id="rId21">
        <w:r>
          <w:rPr>
            <w:rStyle w:val="InternetLink"/>
            <w:rFonts w:cs="Times New Roman" w:ascii="Times New Roman" w:hAnsi="Times New Roman"/>
          </w:rPr>
          <w:t>http://llc.oxfordjournals.org/content/21/1/15.full</w:t>
        </w:r>
      </w:hyperlink>
      <w:r>
        <w:rPr>
          <w:rFonts w:cs="Times New Roman" w:ascii="Times New Roman" w:hAnsi="Times New Roman"/>
        </w:rPr>
        <w:t xml:space="preserve">. </w:t>
      </w:r>
    </w:p>
    <w:p>
      <w:pPr>
        <w:pStyle w:val="Footnotetext"/>
        <w:rPr>
          <w:rFonts w:ascii="Times New Roman" w:hAnsi="Times New Roman" w:cs="Times New Roman"/>
          <w:lang w:val="en-GB"/>
        </w:rPr>
      </w:pPr>
      <w:r>
        <w:rPr>
          <w:rFonts w:cs="Times New Roman" w:ascii="Times New Roman" w:hAnsi="Times New Roman"/>
          <w:lang w:val="en-GB"/>
        </w:rPr>
      </w:r>
    </w:p>
    <w:p>
      <w:pPr>
        <w:pStyle w:val="Footnotetext"/>
        <w:rPr/>
      </w:pPr>
      <w:r>
        <w:rPr>
          <w:rFonts w:eastAsia="Times New Roman" w:cs="Times New Roman" w:ascii="Times New Roman" w:hAnsi="Times New Roman"/>
        </w:rPr>
        <w:t xml:space="preserve">Jenny Molloy, ‘The Open Knowledge Foundation: Open Data Means Better Science’, PLoS Biol 9(12): e1001195. doi:10.1371/journal.pbio.1001195, 2011, </w:t>
      </w:r>
      <w:hyperlink r:id="rId22">
        <w:r>
          <w:rPr>
            <w:rStyle w:val="InternetLink"/>
            <w:rFonts w:cs="Times New Roman" w:ascii="Times New Roman" w:hAnsi="Times New Roman"/>
          </w:rPr>
          <w:t>http://journals.plos.org/plosbiology/article?id=10.1371/journal.pbio.1001195</w:t>
        </w:r>
      </w:hyperlink>
      <w:r>
        <w:rPr>
          <w:rFonts w:cs="Times New Roman" w:ascii="Times New Roman" w:hAnsi="Times New Roman"/>
        </w:rPr>
        <w:t xml:space="preserve"> </w:t>
      </w:r>
    </w:p>
    <w:p>
      <w:pPr>
        <w:pStyle w:val="Footnotetext"/>
        <w:rPr>
          <w:rFonts w:ascii="Times New Roman" w:hAnsi="Times New Roman" w:cs="Times New Roman"/>
          <w:lang w:val="en-GB"/>
        </w:rPr>
      </w:pPr>
      <w:r>
        <w:rPr>
          <w:rFonts w:cs="Times New Roman" w:ascii="Times New Roman" w:hAnsi="Times New Roman"/>
          <w:lang w:val="en-GB"/>
        </w:rPr>
      </w:r>
    </w:p>
    <w:p>
      <w:pPr>
        <w:pStyle w:val="Footnotetext"/>
        <w:rPr/>
      </w:pPr>
      <w:r>
        <w:rPr>
          <w:rStyle w:val="Emphasis"/>
          <w:rFonts w:eastAsia="Times New Roman" w:cs="Times New Roman" w:ascii="Times New Roman" w:hAnsi="Times New Roman"/>
          <w:i w:val="false"/>
        </w:rPr>
        <w:t>Andrew Morin</w:t>
      </w:r>
      <w:r>
        <w:rPr>
          <w:rStyle w:val="St"/>
          <w:rFonts w:eastAsia="Times New Roman" w:cs="Times New Roman" w:ascii="Times New Roman" w:hAnsi="Times New Roman"/>
        </w:rPr>
        <w:t xml:space="preserve">, Jennifer M. Urban, Paul D. Adams, Ian Foster, Andrej Sali, David Baker, and Piotr Sliz, </w:t>
      </w:r>
      <w:r>
        <w:rPr>
          <w:rFonts w:cs="Times New Roman" w:ascii="Times New Roman" w:hAnsi="Times New Roman"/>
        </w:rPr>
        <w:t xml:space="preserve">‘Shining Light into Black Boxes’, </w:t>
      </w:r>
      <w:r>
        <w:rPr>
          <w:rFonts w:cs="Times New Roman" w:ascii="Times New Roman" w:hAnsi="Times New Roman"/>
          <w:i/>
        </w:rPr>
        <w:t>Science</w:t>
      </w:r>
      <w:r>
        <w:rPr>
          <w:rFonts w:cs="Times New Roman" w:ascii="Times New Roman" w:hAnsi="Times New Roman"/>
        </w:rPr>
        <w:t xml:space="preserve">, 336, pp. 159-160, DOI: 10.1126/science.1218263, 2012 </w:t>
      </w:r>
      <w:hyperlink r:id="rId23">
        <w:r>
          <w:rPr>
            <w:rStyle w:val="InternetLink"/>
            <w:rFonts w:cs="Times New Roman" w:ascii="Times New Roman" w:hAnsi="Times New Roman"/>
            <w:color w:val="1155CC"/>
          </w:rPr>
          <w:t>http://www.sciencemag.org/content/336/6078/159.summary</w:t>
        </w:r>
      </w:hyperlink>
    </w:p>
    <w:p>
      <w:pPr>
        <w:pStyle w:val="Footnotetext"/>
        <w:rPr>
          <w:rFonts w:ascii="Times New Roman" w:hAnsi="Times New Roman" w:cs="Times New Roman"/>
          <w:lang w:val="en-GB"/>
        </w:rPr>
      </w:pPr>
      <w:r>
        <w:rPr>
          <w:rFonts w:cs="Times New Roman" w:ascii="Times New Roman" w:hAnsi="Times New Roman"/>
          <w:lang w:val="en-GB"/>
        </w:rPr>
      </w:r>
    </w:p>
    <w:p>
      <w:pPr>
        <w:pStyle w:val="Footnotetext"/>
        <w:rPr/>
      </w:pPr>
      <w:r>
        <w:rPr>
          <w:rFonts w:cs="Times New Roman" w:ascii="Times New Roman" w:hAnsi="Times New Roman"/>
        </w:rPr>
        <w:t xml:space="preserve">Tito Orlandi, ‘Is Humanities Computing a Discipline?’ in G. Braungart, K. Eibl and F. Jannidis (eds), </w:t>
      </w:r>
      <w:r>
        <w:rPr>
          <w:rFonts w:cs="Times New Roman" w:ascii="Times New Roman" w:hAnsi="Times New Roman"/>
          <w:i/>
          <w:iCs/>
        </w:rPr>
        <w:t>Jahrbuch für Computerphilologie</w:t>
      </w:r>
      <w:r>
        <w:rPr>
          <w:rFonts w:cs="Times New Roman" w:ascii="Times New Roman" w:hAnsi="Times New Roman"/>
        </w:rPr>
        <w:t xml:space="preserve">, 4, Paderborn: Mentis Verlag, pp. 51–8, 2002. </w:t>
      </w:r>
      <w:hyperlink r:id="rId24">
        <w:r>
          <w:rPr>
            <w:rStyle w:val="InternetLink"/>
            <w:rFonts w:cs="Times New Roman" w:ascii="Times New Roman" w:hAnsi="Times New Roman"/>
            <w:lang w:val="fi-FI"/>
          </w:rPr>
          <w:t>http://computerphilologie.uni-muenchen.de/jg02/orlandi.html</w:t>
        </w:r>
      </w:hyperlink>
      <w:r>
        <w:rPr>
          <w:rFonts w:cs="Times New Roman" w:ascii="Times New Roman" w:hAnsi="Times New Roman"/>
          <w:lang w:val="fi-FI"/>
        </w:rPr>
        <w:t xml:space="preserve"> </w:t>
      </w:r>
    </w:p>
    <w:p>
      <w:pPr>
        <w:pStyle w:val="Footnotetext"/>
        <w:rPr>
          <w:rFonts w:ascii="Times New Roman" w:hAnsi="Times New Roman" w:cs="Times New Roman"/>
          <w:lang w:val="fi-FI"/>
        </w:rPr>
      </w:pPr>
      <w:r>
        <w:rPr>
          <w:rFonts w:cs="Times New Roman" w:ascii="Times New Roman" w:hAnsi="Times New Roman"/>
          <w:lang w:val="fi-FI"/>
        </w:rPr>
      </w:r>
    </w:p>
    <w:p>
      <w:pPr>
        <w:pStyle w:val="Footnotetext"/>
        <w:rPr>
          <w:lang w:val="fi-FI"/>
        </w:rPr>
      </w:pPr>
      <w:r>
        <w:rPr>
          <w:rFonts w:cs="Times New Roman" w:ascii="Times New Roman" w:hAnsi="Times New Roman"/>
          <w:lang w:val="fi-FI"/>
        </w:rPr>
        <w:t xml:space="preserve">Semi Purhonen ja Arho Toikka, ‘”Big datan” haaste ja uudet laskennalliset tekstiaineistojen analyysimenetelmät. Esimerkkitapauksena aihemallianalyysi tasavallan presidenttien uudenvuodenpuheista 1935–2015’, </w:t>
      </w:r>
      <w:r>
        <w:rPr>
          <w:rFonts w:cs="Times New Roman" w:ascii="Times New Roman" w:hAnsi="Times New Roman"/>
          <w:i/>
          <w:lang w:val="fi-FI"/>
        </w:rPr>
        <w:t>Sosiologia</w:t>
      </w:r>
      <w:r>
        <w:rPr>
          <w:rFonts w:cs="Times New Roman" w:ascii="Times New Roman" w:hAnsi="Times New Roman"/>
          <w:lang w:val="fi-FI"/>
        </w:rPr>
        <w:t>, 53, 2016.</w:t>
      </w:r>
    </w:p>
    <w:p>
      <w:pPr>
        <w:pStyle w:val="Footnotetext"/>
        <w:rPr>
          <w:rFonts w:ascii="Times New Roman" w:hAnsi="Times New Roman" w:cs="Times New Roman"/>
          <w:lang w:val="fi-FI"/>
        </w:rPr>
      </w:pPr>
      <w:r>
        <w:rPr>
          <w:rFonts w:cs="Times New Roman" w:ascii="Times New Roman" w:hAnsi="Times New Roman"/>
          <w:lang w:val="fi-FI"/>
        </w:rPr>
      </w:r>
    </w:p>
    <w:p>
      <w:pPr>
        <w:pStyle w:val="Normal"/>
        <w:rPr>
          <w:lang w:val="fi-FI"/>
        </w:rPr>
      </w:pPr>
      <w:r>
        <w:rPr>
          <w:rFonts w:eastAsia="Times New Roman" w:cs="Times New Roman"/>
          <w:lang w:val="fi-FI"/>
        </w:rPr>
        <w:t xml:space="preserve">Viljo Rasila, ”Tietokone historiantutkimuksessa”, </w:t>
      </w:r>
      <w:r>
        <w:rPr>
          <w:rFonts w:eastAsia="Times New Roman" w:cs="Times New Roman"/>
          <w:i/>
          <w:lang w:val="fi-FI"/>
        </w:rPr>
        <w:t>Historiallinen aikakauskirja</w:t>
      </w:r>
      <w:r>
        <w:rPr>
          <w:rFonts w:eastAsia="Times New Roman" w:cs="Times New Roman"/>
          <w:lang w:val="fi-FI"/>
        </w:rPr>
        <w:t xml:space="preserve">, 65, 1967, 140–146. </w:t>
      </w:r>
    </w:p>
    <w:p>
      <w:pPr>
        <w:pStyle w:val="Normal"/>
        <w:rPr>
          <w:lang w:val="fi-FI"/>
        </w:rPr>
      </w:pPr>
      <w:r>
        <w:rPr>
          <w:lang w:val="fi-FI"/>
        </w:rPr>
      </w:r>
    </w:p>
    <w:p>
      <w:pPr>
        <w:pStyle w:val="Footnotetext"/>
        <w:rPr>
          <w:lang w:val="fi-FI"/>
        </w:rPr>
      </w:pPr>
      <w:r>
        <w:rPr>
          <w:rStyle w:val="Emphasis"/>
          <w:rFonts w:eastAsia="Times New Roman" w:cs="Times New Roman"/>
          <w:i w:val="false"/>
          <w:lang w:val="fi-FI"/>
        </w:rPr>
        <w:t>Viljo Rasila</w:t>
      </w:r>
      <w:r>
        <w:rPr>
          <w:rStyle w:val="St"/>
          <w:rFonts w:eastAsia="Times New Roman" w:cs="Times New Roman"/>
          <w:lang w:val="fi-FI"/>
        </w:rPr>
        <w:t xml:space="preserve">, </w:t>
      </w:r>
      <w:r>
        <w:rPr>
          <w:rStyle w:val="St"/>
          <w:rFonts w:eastAsia="Times New Roman" w:cs="Times New Roman"/>
          <w:i/>
          <w:lang w:val="fi-FI"/>
        </w:rPr>
        <w:t xml:space="preserve">Tilastolliset menetelmät </w:t>
      </w:r>
      <w:r>
        <w:rPr>
          <w:rStyle w:val="Emphasis"/>
          <w:rFonts w:eastAsia="Times New Roman" w:cs="Times New Roman"/>
          <w:lang w:val="fi-FI"/>
        </w:rPr>
        <w:t>historiantutkimuksessa</w:t>
      </w:r>
      <w:r>
        <w:rPr>
          <w:rStyle w:val="St"/>
          <w:rFonts w:eastAsia="Times New Roman" w:cs="Times New Roman"/>
          <w:lang w:val="fi-FI"/>
        </w:rPr>
        <w:t xml:space="preserve"> (Helsinki: Otava, 1977).</w:t>
      </w:r>
    </w:p>
    <w:p>
      <w:pPr>
        <w:pStyle w:val="Footnotetext"/>
        <w:rPr>
          <w:rFonts w:ascii="Times New Roman" w:hAnsi="Times New Roman" w:cs="Times New Roman"/>
          <w:lang w:val="fi-FI"/>
        </w:rPr>
      </w:pPr>
      <w:r>
        <w:rPr>
          <w:rFonts w:cs="Times New Roman" w:ascii="Times New Roman" w:hAnsi="Times New Roman"/>
          <w:lang w:val="fi-FI"/>
        </w:rPr>
      </w:r>
    </w:p>
    <w:p>
      <w:pPr>
        <w:pStyle w:val="Footnotetext"/>
        <w:rPr>
          <w:rFonts w:ascii="Times New Roman" w:hAnsi="Times New Roman" w:cs="Times New Roman"/>
          <w:lang w:val="fi-FI"/>
        </w:rPr>
      </w:pPr>
      <w:r>
        <w:rPr>
          <w:rFonts w:cs="Times New Roman" w:ascii="Times New Roman" w:hAnsi="Times New Roman"/>
          <w:lang w:val="fi-FI"/>
        </w:rPr>
        <w:t>Jaakko Suominen ja Anna Sivula, ‘Digisyntyisten ilmiöiden historiantutkimus’, teoksessa Elo, Kimmo (toim.). Digitaalinen humanismi ja historiatieteet. Turku: Turun historiallinen yhdistys, 2016, s. 94-127.</w:t>
      </w:r>
    </w:p>
    <w:p>
      <w:pPr>
        <w:pStyle w:val="Footnotetext"/>
        <w:rPr>
          <w:rFonts w:ascii="Times New Roman" w:hAnsi="Times New Roman" w:cs="Times New Roman"/>
          <w:lang w:val="fi-FI"/>
        </w:rPr>
      </w:pPr>
      <w:r>
        <w:rPr>
          <w:rFonts w:cs="Times New Roman" w:ascii="Times New Roman" w:hAnsi="Times New Roman"/>
          <w:lang w:val="fi-FI"/>
        </w:rPr>
      </w:r>
    </w:p>
    <w:p>
      <w:pPr>
        <w:pStyle w:val="Normal"/>
        <w:rPr/>
      </w:pPr>
      <w:r>
        <w:rPr>
          <w:rFonts w:eastAsia="Times New Roman" w:cs="Times New Roman" w:ascii="Times New Roman" w:hAnsi="Times New Roman"/>
          <w:lang w:val="fi-FI"/>
        </w:rPr>
        <w:t xml:space="preserve">Patrik </w:t>
      </w:r>
      <w:r>
        <w:rPr>
          <w:rFonts w:cs="Times New Roman" w:ascii="Times New Roman" w:hAnsi="Times New Roman"/>
          <w:lang w:val="fi-FI"/>
        </w:rPr>
        <w:t xml:space="preserve">Svensson, ‘The Landscape of Digital Humanities’, </w:t>
      </w:r>
      <w:r>
        <w:rPr>
          <w:rFonts w:cs="Times New Roman" w:ascii="Times New Roman" w:hAnsi="Times New Roman"/>
          <w:i/>
          <w:iCs/>
          <w:lang w:val="fi-FI"/>
        </w:rPr>
        <w:t>DHQ</w:t>
      </w:r>
      <w:r>
        <w:rPr>
          <w:rFonts w:cs="Times New Roman" w:ascii="Times New Roman" w:hAnsi="Times New Roman"/>
          <w:lang w:val="fi-FI"/>
        </w:rPr>
        <w:t xml:space="preserve">, 4 (1), 2010. </w:t>
      </w:r>
      <w:hyperlink r:id="rId25">
        <w:r>
          <w:rPr>
            <w:rStyle w:val="InternetLink"/>
            <w:rFonts w:cs="Times New Roman" w:ascii="Times New Roman" w:hAnsi="Times New Roman"/>
          </w:rPr>
          <w:t>http://digitalhumanities.org/dhq/vol/4/1/000080/000080.html</w:t>
        </w:r>
      </w:hyperlink>
    </w:p>
    <w:p>
      <w:pPr>
        <w:pStyle w:val="Normal"/>
        <w:rPr>
          <w:rFonts w:ascii="Times New Roman" w:hAnsi="Times New Roman" w:cs="Times New Roman"/>
        </w:rPr>
      </w:pPr>
      <w:r>
        <w:rPr>
          <w:rFonts w:cs="Times New Roman" w:ascii="Times New Roman" w:hAnsi="Times New Roman"/>
        </w:rPr>
      </w:r>
    </w:p>
    <w:p>
      <w:pPr>
        <w:pStyle w:val="Normal"/>
        <w:rPr/>
      </w:pPr>
      <w:r>
        <w:rPr>
          <w:rFonts w:cs="Times New Roman" w:ascii="Times New Roman" w:hAnsi="Times New Roman"/>
        </w:rPr>
        <w:t xml:space="preserve">Patrik Svensson, ‘Envisioning the Digital Humanities’, </w:t>
      </w:r>
      <w:r>
        <w:rPr>
          <w:rFonts w:cs="Times New Roman" w:ascii="Times New Roman" w:hAnsi="Times New Roman"/>
          <w:i/>
          <w:iCs/>
        </w:rPr>
        <w:t>DHQ</w:t>
      </w:r>
      <w:r>
        <w:rPr>
          <w:rFonts w:cs="Times New Roman" w:ascii="Times New Roman" w:hAnsi="Times New Roman"/>
        </w:rPr>
        <w:t xml:space="preserve">, 6 (1), 2012 </w:t>
      </w:r>
      <w:hyperlink r:id="rId26">
        <w:r>
          <w:rPr>
            <w:rStyle w:val="InternetLink"/>
            <w:rFonts w:cs="Times New Roman" w:ascii="Times New Roman" w:hAnsi="Times New Roman"/>
          </w:rPr>
          <w:t>http://digitalhumanities.org/dhq/vol/6/1/000112/000112.html</w:t>
        </w:r>
      </w:hyperlink>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r>
    </w:p>
    <w:p>
      <w:pPr>
        <w:pStyle w:val="Normal"/>
        <w:rPr/>
      </w:pPr>
      <w:r>
        <w:rPr>
          <w:rFonts w:cs="Times New Roman" w:ascii="Times New Roman" w:hAnsi="Times New Roman"/>
        </w:rPr>
        <w:t xml:space="preserve">Patrik Svensson, </w:t>
      </w:r>
      <w:r>
        <w:rPr>
          <w:rFonts w:cs="Times New Roman" w:ascii="Times New Roman" w:hAnsi="Times New Roman"/>
          <w:i/>
        </w:rPr>
        <w:t>Big Digital Humanities: Imagining a Meeting Place for the Humanities and the Digital</w:t>
      </w:r>
      <w:r>
        <w:rPr>
          <w:rFonts w:cs="Times New Roman" w:ascii="Times New Roman" w:hAnsi="Times New Roman"/>
        </w:rPr>
        <w:t xml:space="preserve"> (University of Michigan Press, 2016).</w:t>
      </w:r>
    </w:p>
    <w:p>
      <w:pPr>
        <w:pStyle w:val="Footnotetext"/>
        <w:rPr>
          <w:rFonts w:ascii="Times New Roman" w:hAnsi="Times New Roman" w:cs="Times New Roman"/>
          <w:lang w:val="en-GB"/>
        </w:rPr>
      </w:pPr>
      <w:r>
        <w:rPr>
          <w:rFonts w:cs="Times New Roman" w:ascii="Times New Roman" w:hAnsi="Times New Roman"/>
          <w:lang w:val="en-GB"/>
        </w:rPr>
      </w:r>
    </w:p>
    <w:p>
      <w:pPr>
        <w:pStyle w:val="Normal"/>
        <w:rPr/>
      </w:pPr>
      <w:r>
        <w:rPr>
          <w:rFonts w:eastAsia="Times New Roman" w:cs="Times New Roman" w:ascii="Times New Roman" w:hAnsi="Times New Roman"/>
          <w:lang w:val="fi-FI"/>
        </w:rPr>
        <w:t xml:space="preserve">Viveca Still ja Oikeuksien hallinta -työryhmä, ‘Suurimmat juridiset esteet avoimelle tieteelle ja tutkimukselle Suomessa’, Avoin tiede ja tutkimus –hanke, 2016 </w:t>
      </w:r>
      <w:hyperlink r:id="rId27">
        <w:r>
          <w:rPr>
            <w:rStyle w:val="InternetLink"/>
            <w:rFonts w:eastAsia="Times New Roman" w:cs="Times New Roman" w:ascii="Times New Roman" w:hAnsi="Times New Roman"/>
            <w:lang w:val="fi-FI"/>
          </w:rPr>
          <w:t>http://avointiede.fi/documents/10864/12232/Suurimmat+juridiset+esteet+avoimelle+tieteelle+ja+tutkimukselle+Suomessa/45e6ded5-192b-4c16-8ac6-f0828e146a19?version=1.0</w:t>
        </w:r>
      </w:hyperlink>
      <w:r>
        <w:rPr>
          <w:rFonts w:eastAsia="Times New Roman" w:cs="Times New Roman" w:ascii="Times New Roman" w:hAnsi="Times New Roman"/>
          <w:lang w:val="fi-FI"/>
        </w:rPr>
        <w:t xml:space="preserve"> </w:t>
      </w:r>
    </w:p>
    <w:p>
      <w:pPr>
        <w:pStyle w:val="Footnotetext"/>
        <w:rPr>
          <w:rFonts w:ascii="Times New Roman" w:hAnsi="Times New Roman" w:cs="Times New Roman"/>
          <w:lang w:val="fi-FI"/>
        </w:rPr>
      </w:pPr>
      <w:r>
        <w:rPr>
          <w:rFonts w:cs="Times New Roman" w:ascii="Times New Roman" w:hAnsi="Times New Roman"/>
          <w:lang w:val="fi-FI"/>
        </w:rPr>
      </w:r>
    </w:p>
    <w:p>
      <w:pPr>
        <w:pStyle w:val="Footnotetext"/>
        <w:rPr>
          <w:lang w:val="fi-FI"/>
        </w:rPr>
      </w:pPr>
      <w:r>
        <w:rPr>
          <w:rFonts w:cs="Times New Roman" w:ascii="Times New Roman" w:hAnsi="Times New Roman"/>
          <w:lang w:val="fi-FI"/>
        </w:rPr>
        <w:t xml:space="preserve">Mikko Tolonen ja Leo Lahti, ‘Aatehistoria ja digitaalisten aineistojen mahdollisuudet’, </w:t>
      </w:r>
      <w:r>
        <w:rPr>
          <w:rFonts w:cs="Times New Roman" w:ascii="Times New Roman" w:hAnsi="Times New Roman"/>
          <w:i/>
          <w:lang w:val="fi-FI"/>
        </w:rPr>
        <w:t>Ennen &amp; Nyt</w:t>
      </w:r>
      <w:r>
        <w:rPr>
          <w:rFonts w:cs="Times New Roman" w:ascii="Times New Roman" w:hAnsi="Times New Roman"/>
          <w:lang w:val="fi-FI"/>
        </w:rPr>
        <w:t>, 2015</w:t>
      </w:r>
    </w:p>
    <w:p>
      <w:pPr>
        <w:pStyle w:val="Footnotetext"/>
        <w:rPr/>
      </w:pPr>
      <w:r>
        <w:rPr>
          <w:rFonts w:cs="Times New Roman" w:ascii="Times New Roman" w:hAnsi="Times New Roman"/>
          <w:lang w:val="fi-FI"/>
        </w:rPr>
        <w:t xml:space="preserve"> </w:t>
      </w:r>
      <w:hyperlink r:id="rId28">
        <w:r>
          <w:rPr>
            <w:rStyle w:val="InternetLink"/>
            <w:rFonts w:cs="Times New Roman" w:ascii="Times New Roman" w:hAnsi="Times New Roman"/>
            <w:color w:val="1155CC"/>
            <w:lang w:val="fi-FI"/>
          </w:rPr>
          <w:t>http://www.ennenjanyt.net/2015/02/koodaamisen-ja-kirjoittamisen-vuoropuhelu-mita-on-digitaalinen-humanistinen-tutkimus/</w:t>
        </w:r>
      </w:hyperlink>
    </w:p>
    <w:p>
      <w:pPr>
        <w:pStyle w:val="Footnotetext"/>
        <w:rPr>
          <w:rFonts w:ascii="Times New Roman" w:hAnsi="Times New Roman" w:cs="Times New Roman"/>
          <w:lang w:val="fi-FI"/>
        </w:rPr>
      </w:pPr>
      <w:r>
        <w:rPr>
          <w:rFonts w:cs="Times New Roman" w:ascii="Times New Roman" w:hAnsi="Times New Roman"/>
          <w:lang w:val="fi-FI"/>
        </w:rPr>
      </w:r>
    </w:p>
    <w:p>
      <w:pPr>
        <w:pStyle w:val="Normal"/>
        <w:tabs>
          <w:tab w:val="left" w:pos="9498" w:leader="none"/>
        </w:tabs>
        <w:spacing w:before="0" w:after="0"/>
        <w:ind w:right="-7" w:hanging="0"/>
        <w:contextualSpacing/>
        <w:rPr>
          <w:rFonts w:ascii="Times New Roman" w:hAnsi="Times New Roman" w:cs="Times New Roman"/>
        </w:rPr>
      </w:pPr>
      <w:r>
        <w:rPr>
          <w:rFonts w:cs="Times New Roman" w:ascii="Times New Roman" w:hAnsi="Times New Roman"/>
        </w:rPr>
        <w:t>Mikko Tolonen, Niko Ilomäki, Hege Roivainen ja Leo Lahti, ‘Printing in a Periphery: a Quantitative Study of Finnish Knowledge Production, 1640–1828’, In Digital Humanities 2016: Conference Abstracts. Jagiellonian University &amp; Pedagogical University, Kraków, 2016, pp. 383-385.</w:t>
      </w:r>
    </w:p>
    <w:p>
      <w:pPr>
        <w:pStyle w:val="Footnotetext"/>
        <w:rPr>
          <w:rFonts w:ascii="Times New Roman" w:hAnsi="Times New Roman" w:cs="Times New Roman"/>
        </w:rPr>
      </w:pPr>
      <w:r>
        <w:rPr>
          <w:rFonts w:cs="Times New Roman" w:ascii="Times New Roman" w:hAnsi="Times New Roman"/>
        </w:rPr>
      </w:r>
    </w:p>
    <w:p>
      <w:pPr>
        <w:pStyle w:val="Footnotetext"/>
        <w:rPr/>
      </w:pPr>
      <w:r>
        <w:rPr>
          <w:rFonts w:cs="Times New Roman" w:ascii="Times New Roman" w:hAnsi="Times New Roman"/>
        </w:rPr>
        <w:t xml:space="preserve">John Unsworth, ‘Scholarly Primitives: What methods do humanities researchers have in common, and how might our tools reflect this?’ Part of a symposium on ‘Humanities Computing: Formal methods, experimental practice’, King’s College, London, 13 May 2000. </w:t>
      </w:r>
      <w:hyperlink r:id="rId29">
        <w:r>
          <w:rPr>
            <w:rStyle w:val="InternetLink"/>
            <w:rFonts w:cs="Times New Roman" w:ascii="Times New Roman" w:hAnsi="Times New Roman"/>
          </w:rPr>
          <w:t>http://www.iath.virginia.edu/~jmu2m/Kings.5-00/primitives.html</w:t>
        </w:r>
      </w:hyperlink>
    </w:p>
    <w:p>
      <w:pPr>
        <w:pStyle w:val="Footnotetext"/>
        <w:rPr>
          <w:rFonts w:ascii="Times New Roman" w:hAnsi="Times New Roman" w:cs="Times New Roman"/>
        </w:rPr>
      </w:pPr>
      <w:r>
        <w:rPr>
          <w:rFonts w:cs="Times New Roman" w:ascii="Times New Roman" w:hAnsi="Times New Roman"/>
        </w:rPr>
      </w:r>
    </w:p>
    <w:p>
      <w:pPr>
        <w:pStyle w:val="Footnotetext"/>
        <w:rPr/>
      </w:pPr>
      <w:r>
        <w:rPr/>
        <w:t xml:space="preserve">Wickham Hadley ja Grolemund Garrick. </w:t>
      </w:r>
      <w:r>
        <w:rPr>
          <w:i/>
          <w:iCs/>
        </w:rPr>
        <w:t xml:space="preserve">R for data science: import, tidy, transform, visualize, and model data </w:t>
      </w:r>
      <w:r>
        <w:rPr/>
        <w:t>(O’Reilly Media Inc., Canada, 2017).</w:t>
      </w:r>
    </w:p>
    <w:sectPr>
      <w:footerReference w:type="default" r:id="rId30"/>
      <w:footnotePr>
        <w:numFmt w:val="decimal"/>
      </w:footnotePr>
      <w:type w:val="nextPage"/>
      <w:pgSz w:w="11906" w:h="16838"/>
      <w:pgMar w:left="1800" w:right="1800" w:header="0" w:top="1440" w:footer="708" w:bottom="1440" w:gutter="0"/>
      <w:pgNumType w:fmt="decimal"/>
      <w:formProt w:val="false"/>
      <w:textDirection w:val="lrTb"/>
      <w:docGrid w:type="default" w:linePitch="36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1" w:author="Hannikainen, Matti O" w:date="2017-08-09T15:07:00Z" w:initials="HMO">
    <w:p>
      <w:r>
        <w:rPr>
          <w:rFonts w:ascii="Liberation Serif" w:hAnsi="Liberation Serif" w:eastAsia="DejaVu Sans"/>
          <w:lang w:eastAsia="en-US" w:bidi="en-US" w:val="fi-FI"/>
        </w:rPr>
        <w:t>Tämä ei ihan avaudu minulle – voisiko tätä selventää, mitä tällä tarkoitetaan</w:t>
      </w:r>
    </w:p>
  </w:comment>
  <w:comment w:id="2" w:author="Unknown Author" w:date="2017-09-06T10:17:02Z" w:initials="">
    <w:p>
      <w:r>
        <w:rPr>
          <w:rFonts w:eastAsia="MS Mincho" w:cs="DejaVu Sans" w:ascii="Cambria" w:hAnsi="Cambria"/>
          <w:b w:val="false"/>
          <w:bCs w:val="false"/>
          <w:i/>
          <w:iCs w:val="false"/>
          <w:caps w:val="false"/>
          <w:smallCaps w:val="false"/>
          <w:strike w:val="false"/>
          <w:dstrike w:val="false"/>
          <w:outline w:val="false"/>
          <w:shadow w:val="false"/>
          <w:emboss w:val="false"/>
          <w:imprint w:val="false"/>
          <w:color w:val="auto"/>
          <w:spacing w:val="0"/>
          <w:w w:val="100"/>
          <w:position w:val="0"/>
          <w:sz w:val="16"/>
          <w:szCs w:val="24"/>
          <w:u w:val="none"/>
          <w:vertAlign w:val="baseline"/>
          <w:em w:val="none"/>
          <w:lang w:bidi="ar-SA" w:eastAsia="en-US" w:val="fi-FI"/>
        </w:rPr>
        <w:t>Reply to Hannikainen, Matti O (08/09/2017, 15:07): "..."</w:t>
      </w:r>
    </w:p>
    <w:p>
      <w:r>
        <w:rPr>
          <w:rFonts w:ascii="Liberation Serif" w:hAnsi="Liberation Serif" w:eastAsia="DejaVu Sans"/>
          <w:sz w:val="20"/>
          <w:lang w:val="fi-FI" w:eastAsia="en-US" w:bidi="ar-SA"/>
        </w:rPr>
        <w:t>Check.</w:t>
      </w:r>
    </w:p>
  </w:comment>
  <w:comment w:id="3" w:author="Hannikainen, Matti O" w:date="2017-08-09T15:09:00Z" w:initials="HMO">
    <w:p>
      <w:r>
        <w:rPr>
          <w:rFonts w:ascii="Liberation Serif" w:hAnsi="Liberation Serif" w:eastAsia="DejaVu Sans"/>
          <w:lang w:eastAsia="en-US" w:bidi="en-US" w:val="fi-FI"/>
        </w:rPr>
        <w:t>Tässä kohden turha, sillä sama asia toistuu seuraavalla sivulla. Voiko siirtää/yhdistää sinne.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ucida Grande">
    <w:charset w:val="01"/>
    <w:family w:val="roman"/>
    <w:pitch w:val="variable"/>
  </w:font>
  <w:font w:name="Liberation Sans">
    <w:altName w:val="Arial"/>
    <w:charset w:val="01"/>
    <w:family w:val="roman"/>
    <w:pitch w:val="variable"/>
  </w:font>
  <w:font w:name="Arial">
    <w:charset w:val="01"/>
    <w:family w:val="roman"/>
    <w:pitch w:val="variable"/>
  </w:font>
  <w:font w:name="Calibri">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18</w:t>
    </w:r>
    <w:r>
      <w:fldChar w:fldCharType="end"/>
    </w:r>
  </w:p>
  <w:p>
    <w:pPr>
      <w:pStyle w:val="Footer"/>
      <w:jc w:val="cen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rPr/>
      </w:pPr>
      <w:r>
        <w:rPr>
          <w:rFonts w:cs="Times New Roman" w:ascii="Times New Roman" w:hAnsi="Times New Roman"/>
          <w:sz w:val="20"/>
          <w:szCs w:val="20"/>
          <w:lang w:val="fi-FI"/>
        </w:rPr>
        <w:footnoteRef/>
        <w:tab/>
        <w:t xml:space="preserve"> </w:t>
      </w:r>
      <w:r>
        <w:rPr>
          <w:rFonts w:cs="Times New Roman" w:ascii="Times New Roman" w:hAnsi="Times New Roman"/>
          <w:sz w:val="20"/>
          <w:szCs w:val="20"/>
          <w:lang w:val="fi-FI"/>
        </w:rPr>
        <w:t xml:space="preserve">Luku on muokattu aikaisemmin julkaistusta ”Aatehistoria ja digitaalisten aineistojen mahdollisuudet”. Tekstiä, esimerkkejä ja viitteitä on päivitetty ja sovitettu historian metodiopetuksen tarpeisiin. </w:t>
      </w:r>
    </w:p>
  </w:footnote>
  <w:footnote w:id="3">
    <w:p>
      <w:pPr>
        <w:pStyle w:val="Footnotetext"/>
        <w:rPr/>
      </w:pPr>
      <w:r>
        <w:rPr>
          <w:rStyle w:val="St"/>
          <w:rFonts w:eastAsia="Times New Roman" w:cs="Times New Roman" w:ascii="Times New Roman" w:hAnsi="Times New Roman"/>
          <w:sz w:val="20"/>
          <w:szCs w:val="20"/>
          <w:lang w:val="fi-FI"/>
        </w:rPr>
        <w:footnoteRef/>
        <w:tab/>
        <w:t xml:space="preserve"> </w:t>
      </w:r>
      <w:r>
        <w:rPr>
          <w:rStyle w:val="St"/>
          <w:rFonts w:eastAsia="Times New Roman" w:cs="Times New Roman" w:ascii="Times New Roman" w:hAnsi="Times New Roman"/>
          <w:sz w:val="20"/>
          <w:szCs w:val="20"/>
          <w:lang w:val="fi-FI"/>
        </w:rPr>
        <w:t xml:space="preserve">Jussi T. Lappalainen ja Vesa Lappalainen, ‘Historiantutkimusta ilman papereita’, </w:t>
      </w:r>
      <w:r>
        <w:rPr>
          <w:rStyle w:val="St"/>
          <w:rFonts w:eastAsia="Times New Roman" w:cs="Times New Roman" w:ascii="Times New Roman" w:hAnsi="Times New Roman"/>
          <w:i/>
          <w:sz w:val="20"/>
          <w:szCs w:val="20"/>
          <w:lang w:val="fi-FI"/>
        </w:rPr>
        <w:t>Historiallinen aikakauskirja,</w:t>
      </w:r>
      <w:r>
        <w:rPr>
          <w:rStyle w:val="St"/>
          <w:rFonts w:eastAsia="Times New Roman" w:cs="Times New Roman" w:ascii="Times New Roman" w:hAnsi="Times New Roman"/>
          <w:sz w:val="20"/>
          <w:szCs w:val="20"/>
          <w:lang w:val="fi-FI"/>
        </w:rPr>
        <w:t xml:space="preserve"> 81, 1983, 75-78.</w:t>
      </w:r>
    </w:p>
  </w:footnote>
  <w:footnote w:id="4">
    <w:p>
      <w:pPr>
        <w:pStyle w:val="LOnormal"/>
        <w:spacing w:before="0" w:after="0"/>
        <w:rPr/>
      </w:pPr>
      <w:r>
        <w:rPr>
          <w:rFonts w:eastAsia="Times New Roman" w:cs="Times New Roman" w:ascii="Times New Roman" w:hAnsi="Times New Roman"/>
          <w:sz w:val="20"/>
          <w:lang w:val="fi-FI"/>
        </w:rPr>
        <w:footnoteRef/>
        <w:tab/>
        <w:t xml:space="preserve"> </w:t>
      </w:r>
      <w:r>
        <w:rPr>
          <w:rFonts w:eastAsia="Times New Roman" w:cs="Times New Roman" w:ascii="Times New Roman" w:hAnsi="Times New Roman"/>
          <w:sz w:val="20"/>
          <w:lang w:val="fi-FI"/>
        </w:rPr>
        <w:t xml:space="preserve">Digitaalisten metodien kirjosta historiantutkijoille, ks. Graham S et al. </w:t>
      </w:r>
      <w:r>
        <w:rPr>
          <w:rFonts w:eastAsia="Times New Roman" w:cs="Times New Roman" w:ascii="Times New Roman" w:hAnsi="Times New Roman"/>
          <w:i/>
          <w:sz w:val="20"/>
        </w:rPr>
        <w:t>Big Digital History: Exploring Big Data Through a Historian’s Macroscope</w:t>
      </w:r>
      <w:r>
        <w:rPr>
          <w:rFonts w:eastAsia="Times New Roman" w:cs="Times New Roman" w:ascii="Times New Roman" w:hAnsi="Times New Roman"/>
          <w:sz w:val="20"/>
        </w:rPr>
        <w:t xml:space="preserve">. </w:t>
      </w:r>
      <w:r>
        <w:rPr>
          <w:rFonts w:eastAsia="Times New Roman" w:cs="Times New Roman" w:ascii="Times New Roman" w:hAnsi="Times New Roman"/>
          <w:sz w:val="20"/>
          <w:lang w:val="fi-FI"/>
        </w:rPr>
        <w:t>London, 2014. Tämän kritiikistä vastaavasti ks. Tim Hitchcock’s blog on 7</w:t>
      </w:r>
      <w:r>
        <w:rPr>
          <w:rFonts w:eastAsia="Times New Roman" w:cs="Times New Roman" w:ascii="Times New Roman" w:hAnsi="Times New Roman"/>
          <w:sz w:val="20"/>
          <w:vertAlign w:val="superscript"/>
          <w:lang w:val="fi-FI"/>
        </w:rPr>
        <w:t>th</w:t>
      </w:r>
      <w:r>
        <w:rPr>
          <w:rFonts w:eastAsia="Times New Roman" w:cs="Times New Roman" w:ascii="Times New Roman" w:hAnsi="Times New Roman"/>
          <w:sz w:val="20"/>
          <w:lang w:val="fi-FI"/>
        </w:rPr>
        <w:t xml:space="preserve"> November 2014 at</w:t>
      </w:r>
      <w:hyperlink r:id="rId1">
        <w:r>
          <w:rPr>
            <w:rStyle w:val="InternetLink"/>
            <w:rFonts w:eastAsia="Times New Roman" w:cs="Times New Roman" w:ascii="Times New Roman" w:hAnsi="Times New Roman"/>
            <w:sz w:val="20"/>
            <w:lang w:val="fi-FI"/>
          </w:rPr>
          <w:t xml:space="preserve"> </w:t>
        </w:r>
      </w:hyperlink>
      <w:hyperlink r:id="rId2">
        <w:r>
          <w:rPr>
            <w:rStyle w:val="InternetLink"/>
            <w:rFonts w:eastAsia="Times New Roman" w:cs="Times New Roman" w:ascii="Times New Roman" w:hAnsi="Times New Roman"/>
            <w:color w:val="1155CC"/>
            <w:sz w:val="20"/>
            <w:lang w:val="fi-FI"/>
          </w:rPr>
          <w:t>http://historyonics.blogspot.fi/</w:t>
        </w:r>
      </w:hyperlink>
    </w:p>
  </w:footnote>
  <w:footnote w:id="5">
    <w:p>
      <w:pPr>
        <w:pStyle w:val="Normal"/>
        <w:rPr/>
      </w:pPr>
      <w:r>
        <w:rPr>
          <w:rFonts w:eastAsia="Times New Roman" w:cs="Times New Roman" w:ascii="Times New Roman" w:hAnsi="Times New Roman"/>
          <w:sz w:val="20"/>
          <w:szCs w:val="20"/>
          <w:lang w:val="fi-FI"/>
        </w:rPr>
        <w:footnoteRef/>
        <w:tab/>
        <w:t xml:space="preserve">Viljo Rasila, ”Tietokone historiantutkimuksessa”, </w:t>
      </w:r>
      <w:r>
        <w:rPr>
          <w:rFonts w:eastAsia="Times New Roman" w:cs="Times New Roman" w:ascii="Times New Roman" w:hAnsi="Times New Roman"/>
          <w:i/>
          <w:sz w:val="20"/>
          <w:szCs w:val="20"/>
          <w:lang w:val="fi-FI"/>
        </w:rPr>
        <w:t>Historiallinen aikakauskirja</w:t>
      </w:r>
      <w:r>
        <w:rPr>
          <w:rFonts w:eastAsia="Times New Roman" w:cs="Times New Roman" w:ascii="Times New Roman" w:hAnsi="Times New Roman"/>
          <w:sz w:val="20"/>
          <w:szCs w:val="20"/>
          <w:lang w:val="fi-FI"/>
        </w:rPr>
        <w:t>, 65, 1967, 140–146; m</w:t>
      </w:r>
      <w:r>
        <w:rPr>
          <w:rFonts w:cs="Times New Roman" w:ascii="Times New Roman" w:hAnsi="Times New Roman"/>
          <w:sz w:val="20"/>
          <w:szCs w:val="20"/>
          <w:lang w:val="fi-FI"/>
        </w:rPr>
        <w:t>erkittävää on myös, että Rasila oli kiinnostunut myös tilastollisten menetelmien käytöstä historiankirjoitukseen (</w:t>
      </w:r>
      <w:r>
        <w:rPr>
          <w:rStyle w:val="Emphasis"/>
          <w:rFonts w:eastAsia="Times New Roman" w:cs="Times New Roman" w:ascii="Times New Roman" w:hAnsi="Times New Roman"/>
          <w:i w:val="false"/>
          <w:sz w:val="20"/>
          <w:szCs w:val="20"/>
          <w:lang w:val="fi-FI"/>
        </w:rPr>
        <w:t>Rasila</w:t>
      </w:r>
      <w:r>
        <w:rPr>
          <w:rStyle w:val="St"/>
          <w:rFonts w:eastAsia="Times New Roman" w:cs="Times New Roman" w:ascii="Times New Roman" w:hAnsi="Times New Roman"/>
          <w:sz w:val="20"/>
          <w:szCs w:val="20"/>
          <w:lang w:val="fi-FI"/>
        </w:rPr>
        <w:t xml:space="preserve">, </w:t>
      </w:r>
      <w:r>
        <w:rPr>
          <w:rStyle w:val="St"/>
          <w:rFonts w:eastAsia="Times New Roman" w:cs="Times New Roman" w:ascii="Times New Roman" w:hAnsi="Times New Roman"/>
          <w:i/>
          <w:sz w:val="20"/>
          <w:szCs w:val="20"/>
          <w:lang w:val="fi-FI"/>
        </w:rPr>
        <w:t xml:space="preserve">Tilastolliset menetelmät </w:t>
      </w:r>
      <w:r>
        <w:rPr>
          <w:rStyle w:val="Emphasis"/>
          <w:rFonts w:eastAsia="Times New Roman" w:cs="Times New Roman" w:ascii="Times New Roman" w:hAnsi="Times New Roman"/>
          <w:sz w:val="20"/>
          <w:szCs w:val="20"/>
          <w:lang w:val="fi-FI"/>
        </w:rPr>
        <w:t>historiantutkimuksessa</w:t>
      </w:r>
      <w:r>
        <w:rPr>
          <w:rStyle w:val="St"/>
          <w:rFonts w:eastAsia="Times New Roman" w:cs="Times New Roman" w:ascii="Times New Roman" w:hAnsi="Times New Roman"/>
          <w:sz w:val="20"/>
          <w:szCs w:val="20"/>
          <w:lang w:val="fi-FI"/>
        </w:rPr>
        <w:t>, Otava, 1977). Digitaalisesta historiantutkimuksesta tehtiin keväällä 2016 Petri Pajun johdolla kartoitus johon osallistui 17 vastaajaa eli otos on melko suppea ja tuloksista on hankala vetää pidemmälle meneviä johtopäätöksiä (</w:t>
      </w:r>
      <w:hyperlink r:id="rId3">
        <w:r>
          <w:rPr>
            <w:rStyle w:val="InternetLink"/>
            <w:rFonts w:eastAsia="Times New Roman" w:cs="Times New Roman" w:ascii="Times New Roman" w:hAnsi="Times New Roman"/>
            <w:sz w:val="20"/>
            <w:szCs w:val="20"/>
            <w:lang w:val="fi-FI"/>
          </w:rPr>
          <w:t>https://digihistfinlandroadmapblog.wordpress.com/2016/09/01/raportti-kyselyvastauksista/</w:t>
        </w:r>
      </w:hyperlink>
      <w:r>
        <w:rPr>
          <w:rStyle w:val="St"/>
          <w:rFonts w:eastAsia="Times New Roman" w:cs="Times New Roman" w:ascii="Times New Roman" w:hAnsi="Times New Roman"/>
          <w:sz w:val="20"/>
          <w:szCs w:val="20"/>
          <w:lang w:val="fi-FI"/>
        </w:rPr>
        <w:t>). Syksyllä 2016 kartoitettiin Inés Matresin johdolla yleisemmin humanistisen alan digitaalisten metodien käyttöä Suomessa, vastaajia oli 239 ja nämä tulokset kannattaa yhdistää edelliseen (</w:t>
      </w:r>
      <w:hyperlink r:id="rId4">
        <w:r>
          <w:rPr>
            <w:rStyle w:val="InternetLink"/>
            <w:rFonts w:eastAsia="Times New Roman" w:cs="Times New Roman" w:ascii="Times New Roman" w:hAnsi="Times New Roman"/>
            <w:sz w:val="20"/>
            <w:szCs w:val="20"/>
            <w:lang w:val="fi-FI"/>
          </w:rPr>
          <w:t>https://www.helsinki.fi/en/news/finnish-survey-on-digital-research-practice-in-the-arts-and-humanities</w:t>
        </w:r>
      </w:hyperlink>
      <w:r>
        <w:rPr>
          <w:rStyle w:val="St"/>
          <w:rFonts w:eastAsia="Times New Roman" w:cs="Times New Roman" w:ascii="Times New Roman" w:hAnsi="Times New Roman"/>
          <w:sz w:val="20"/>
          <w:szCs w:val="20"/>
          <w:lang w:val="fi-FI"/>
        </w:rPr>
        <w:t xml:space="preserve">).  </w:t>
      </w:r>
    </w:p>
  </w:footnote>
  <w:footnote w:id="6">
    <w:p>
      <w:pPr>
        <w:pStyle w:val="Footnotetext"/>
        <w:rPr/>
      </w:pPr>
      <w:r>
        <w:rPr>
          <w:rFonts w:cs="Times New Roman" w:ascii="Times New Roman" w:hAnsi="Times New Roman"/>
          <w:sz w:val="20"/>
          <w:szCs w:val="20"/>
          <w:lang w:val="fi-FI"/>
        </w:rPr>
        <w:footnoteRef/>
        <w:tab/>
        <w:t xml:space="preserve"> </w:t>
      </w:r>
      <w:r>
        <w:rPr>
          <w:rFonts w:cs="Times New Roman" w:ascii="Times New Roman" w:hAnsi="Times New Roman"/>
          <w:sz w:val="20"/>
          <w:szCs w:val="20"/>
          <w:lang w:val="fi-FI"/>
        </w:rPr>
        <w:t>Kiitämme tästä vinkistä Jussi T. Lappalaisesta anonyymia arvioitsijaa.</w:t>
      </w:r>
    </w:p>
  </w:footnote>
  <w:footnote w:id="7">
    <w:p>
      <w:pPr>
        <w:pStyle w:val="Footnotetext"/>
        <w:rPr/>
      </w:pPr>
      <w:r>
        <w:rPr>
          <w:rStyle w:val="Footnotereference"/>
          <w:rFonts w:cs="Times New Roman" w:ascii="Times New Roman" w:hAnsi="Times New Roman"/>
          <w:sz w:val="20"/>
          <w:szCs w:val="20"/>
          <w:lang w:val="fi-FI"/>
        </w:rPr>
        <w:footnoteRef/>
        <w:tab/>
        <w:t xml:space="preserve"> </w:t>
      </w:r>
      <w:r>
        <w:rPr>
          <w:rStyle w:val="Footnotereference"/>
          <w:rFonts w:cs="Times New Roman" w:ascii="Times New Roman" w:hAnsi="Times New Roman"/>
          <w:position w:val="0"/>
          <w:sz w:val="20"/>
          <w:sz w:val="20"/>
          <w:szCs w:val="20"/>
          <w:vertAlign w:val="baseline"/>
          <w:lang w:val="fi-FI"/>
        </w:rPr>
        <w:t>Samasta aiheesta katso myös</w:t>
      </w:r>
      <w:r>
        <w:rPr>
          <w:rStyle w:val="Footnotereference"/>
          <w:rFonts w:cs="Times New Roman" w:ascii="Times New Roman" w:hAnsi="Times New Roman"/>
          <w:sz w:val="20"/>
          <w:szCs w:val="20"/>
          <w:lang w:val="fi-FI"/>
        </w:rPr>
        <w:t xml:space="preserve"> </w:t>
      </w:r>
      <w:r>
        <w:rPr>
          <w:rStyle w:val="Strong"/>
          <w:rFonts w:eastAsia="Times New Roman" w:cs="Times New Roman" w:ascii="Times New Roman" w:hAnsi="Times New Roman"/>
          <w:b w:val="false"/>
          <w:sz w:val="20"/>
          <w:szCs w:val="20"/>
          <w:lang w:val="fi-FI"/>
        </w:rPr>
        <w:t xml:space="preserve">Kimmo Elo (toim.): </w:t>
      </w:r>
      <w:r>
        <w:rPr>
          <w:rStyle w:val="Emphasis"/>
          <w:rFonts w:eastAsia="Times New Roman" w:cs="Times New Roman" w:ascii="Times New Roman" w:hAnsi="Times New Roman"/>
          <w:bCs/>
          <w:sz w:val="20"/>
          <w:szCs w:val="20"/>
          <w:lang w:val="fi-FI"/>
        </w:rPr>
        <w:t>Digitaalinen humanismi ja historiatieteet</w:t>
      </w:r>
      <w:r>
        <w:rPr>
          <w:rStyle w:val="Strong"/>
          <w:rFonts w:eastAsia="Times New Roman" w:cs="Times New Roman" w:ascii="Times New Roman" w:hAnsi="Times New Roman"/>
          <w:b w:val="false"/>
          <w:sz w:val="20"/>
          <w:szCs w:val="20"/>
          <w:lang w:val="fi-FI"/>
        </w:rPr>
        <w:t>. Turun historiallinen yhdistys ry, Turku 2016.</w:t>
      </w:r>
    </w:p>
  </w:footnote>
  <w:footnote w:id="8">
    <w:p>
      <w:pPr>
        <w:pStyle w:val="Normal"/>
        <w:rPr/>
      </w:pPr>
      <w:r>
        <w:rPr>
          <w:rStyle w:val="Strong"/>
          <w:rFonts w:eastAsia="Times New Roman" w:cs="Times New Roman" w:ascii="Times New Roman" w:hAnsi="Times New Roman"/>
          <w:b w:val="false"/>
          <w:sz w:val="20"/>
          <w:szCs w:val="20"/>
          <w:lang w:val="fi-FI"/>
        </w:rPr>
        <w:footnoteRef/>
        <w:tab/>
        <w:t xml:space="preserve"> </w:t>
      </w:r>
      <w:r>
        <w:rPr>
          <w:rStyle w:val="Strong"/>
          <w:rFonts w:eastAsia="Times New Roman" w:cs="Times New Roman" w:ascii="Times New Roman" w:hAnsi="Times New Roman"/>
          <w:b w:val="false"/>
          <w:sz w:val="20"/>
          <w:szCs w:val="20"/>
          <w:lang w:val="fi-FI"/>
        </w:rPr>
        <w:t xml:space="preserve">Yleisiä “companion” esityksiä Digital Humanities aiheesta löytyy useita, yksi parhaista on Matthew K. Gold (toim.) </w:t>
      </w:r>
      <w:r>
        <w:rPr>
          <w:rStyle w:val="Strong"/>
          <w:rFonts w:eastAsia="Times New Roman" w:cs="Times New Roman" w:ascii="Times New Roman" w:hAnsi="Times New Roman"/>
          <w:b w:val="false"/>
          <w:i/>
          <w:sz w:val="20"/>
          <w:szCs w:val="20"/>
        </w:rPr>
        <w:t>Debates in the Digital Humanities</w:t>
      </w:r>
      <w:r>
        <w:rPr>
          <w:rStyle w:val="Strong"/>
          <w:rFonts w:eastAsia="Times New Roman" w:cs="Times New Roman" w:ascii="Times New Roman" w:hAnsi="Times New Roman"/>
          <w:b w:val="false"/>
          <w:sz w:val="20"/>
          <w:szCs w:val="20"/>
        </w:rPr>
        <w:t>, University of Minnesota Press, 2012 (2016) http://dhdebates.gc.cuny.edu/</w:t>
      </w:r>
    </w:p>
  </w:footnote>
  <w:footnote w:id="9">
    <w:p>
      <w:pPr>
        <w:pStyle w:val="Footnotetext"/>
        <w:rPr/>
      </w:pPr>
      <w:r>
        <w:rPr>
          <w:rFonts w:cs="Times New Roman" w:ascii="Times New Roman" w:hAnsi="Times New Roman"/>
          <w:sz w:val="20"/>
          <w:szCs w:val="20"/>
          <w:lang w:val="fi-FI"/>
        </w:rPr>
        <w:footnoteRef/>
        <w:tab/>
        <w:t xml:space="preserve"> </w:t>
      </w:r>
      <w:r>
        <w:rPr>
          <w:rFonts w:cs="Times New Roman" w:ascii="Times New Roman" w:hAnsi="Times New Roman"/>
          <w:sz w:val="20"/>
          <w:szCs w:val="20"/>
          <w:lang w:val="fi-FI"/>
        </w:rPr>
        <w:t xml:space="preserve">Eräs mielenkiintoinen kehitys on aiemmin suositun “Humanities computing” termin suhde “Digital humanities” termin käyttöön. </w:t>
      </w:r>
      <w:r>
        <w:rPr>
          <w:rFonts w:cs="Times New Roman" w:ascii="Times New Roman" w:hAnsi="Times New Roman"/>
          <w:sz w:val="20"/>
          <w:szCs w:val="20"/>
        </w:rPr>
        <w:t xml:space="preserve">“Humanities computing” termiä on määritelty (1998-2006) esim. seuraavissa teksteistä: Willard McCarty, ‘What is Humanities Computing? Towards a Definition of the Field’ </w:t>
      </w:r>
      <w:hyperlink r:id="rId5">
        <w:r>
          <w:rPr>
            <w:rStyle w:val="InternetLink"/>
            <w:rFonts w:cs="Times New Roman" w:ascii="Times New Roman" w:hAnsi="Times New Roman"/>
            <w:sz w:val="20"/>
            <w:szCs w:val="20"/>
          </w:rPr>
          <w:t>http://staff.cch.kcl.ac.uk/~wmccarty/essays/McCarty,%20What%20is%20humanities%20computing.pdf</w:t>
        </w:r>
      </w:hyperlink>
      <w:r>
        <w:rPr>
          <w:rFonts w:cs="Times New Roman" w:ascii="Times New Roman" w:hAnsi="Times New Roman"/>
          <w:sz w:val="20"/>
          <w:szCs w:val="20"/>
        </w:rPr>
        <w:t xml:space="preserve"> (1998); John Unsworth, ‘Scholarly Primitives: What methods do humanities researchers have in common, and how might our tools reflect this?’ Part of a symposium on ‘Humanities Computing: Formal methods, experimental practice’, sponsored by King’s College, London, 13 May 2000. </w:t>
      </w:r>
      <w:hyperlink r:id="rId6">
        <w:r>
          <w:rPr>
            <w:rStyle w:val="InternetLink"/>
            <w:rFonts w:cs="Times New Roman" w:ascii="Times New Roman" w:hAnsi="Times New Roman"/>
            <w:sz w:val="20"/>
            <w:szCs w:val="20"/>
          </w:rPr>
          <w:t>http://www.iath.virginia.edu/~jmu2m/Kings.5-00/primitives.html</w:t>
        </w:r>
      </w:hyperlink>
      <w:r>
        <w:rPr>
          <w:rFonts w:cs="Times New Roman" w:ascii="Times New Roman" w:hAnsi="Times New Roman"/>
          <w:sz w:val="20"/>
          <w:szCs w:val="20"/>
        </w:rPr>
        <w:t xml:space="preserve">; Tito Orlandi, ‘Is Humanities Computing a Discipline?’ in G. Braungart, K. Eibl and F. Jannidis (eds), </w:t>
      </w:r>
      <w:r>
        <w:rPr>
          <w:rFonts w:cs="Times New Roman" w:ascii="Times New Roman" w:hAnsi="Times New Roman"/>
          <w:i/>
          <w:iCs/>
          <w:sz w:val="20"/>
          <w:szCs w:val="20"/>
        </w:rPr>
        <w:t>Jahrbuch für Computerphilologie</w:t>
      </w:r>
      <w:r>
        <w:rPr>
          <w:rFonts w:cs="Times New Roman" w:ascii="Times New Roman" w:hAnsi="Times New Roman"/>
          <w:sz w:val="20"/>
          <w:szCs w:val="20"/>
        </w:rPr>
        <w:t xml:space="preserve">, 4, Paderborn: Mentis Verlag, pp. 51–8, 2002. </w:t>
      </w:r>
      <w:hyperlink r:id="rId7">
        <w:r>
          <w:rPr>
            <w:rStyle w:val="InternetLink"/>
            <w:rFonts w:cs="Times New Roman" w:ascii="Times New Roman" w:hAnsi="Times New Roman"/>
            <w:sz w:val="20"/>
            <w:szCs w:val="20"/>
          </w:rPr>
          <w:t>http://computerphilologie.uni-muenchen.de/jg02/orlandi.html</w:t>
        </w:r>
      </w:hyperlink>
      <w:r>
        <w:rPr>
          <w:rFonts w:cs="Times New Roman" w:ascii="Times New Roman" w:hAnsi="Times New Roman"/>
          <w:sz w:val="20"/>
          <w:szCs w:val="20"/>
        </w:rPr>
        <w:t xml:space="preserve">; Susan Hockey, ‘The History of Humanities Computing’, in S. Schreibman et al. </w:t>
      </w:r>
      <w:r>
        <w:rPr>
          <w:rFonts w:cs="Times New Roman" w:ascii="Times New Roman" w:hAnsi="Times New Roman"/>
          <w:sz w:val="20"/>
          <w:szCs w:val="20"/>
          <w:lang w:val="fi-FI"/>
        </w:rPr>
        <w:t xml:space="preserve">(eds.), </w:t>
      </w:r>
      <w:r>
        <w:rPr>
          <w:rFonts w:cs="Times New Roman" w:ascii="Times New Roman" w:hAnsi="Times New Roman"/>
          <w:i/>
          <w:iCs/>
          <w:sz w:val="20"/>
          <w:szCs w:val="20"/>
          <w:lang w:val="fi-FI"/>
        </w:rPr>
        <w:t>A Companion to Digital Humanities</w:t>
      </w:r>
      <w:r>
        <w:rPr>
          <w:rFonts w:cs="Times New Roman" w:ascii="Times New Roman" w:hAnsi="Times New Roman"/>
          <w:sz w:val="20"/>
          <w:szCs w:val="20"/>
          <w:lang w:val="fi-FI"/>
        </w:rPr>
        <w:t xml:space="preserve">, 2004, pp. 3–19. </w:t>
      </w:r>
      <w:hyperlink r:id="rId8">
        <w:r>
          <w:rPr>
            <w:rStyle w:val="InternetLink"/>
            <w:rFonts w:cs="Times New Roman" w:ascii="Times New Roman" w:hAnsi="Times New Roman"/>
            <w:sz w:val="20"/>
            <w:szCs w:val="20"/>
          </w:rPr>
          <w:t>http://www.digitalhumanities.org/companion/view?docId=blackwell/9781405103213/9781405103213.xml&amp;chunk.id=ss1-2-1&amp;toc.depth=1&amp;toc.id=ss1-2-1&amp;brand=default</w:t>
        </w:r>
      </w:hyperlink>
      <w:r>
        <w:rPr>
          <w:rFonts w:cs="Times New Roman" w:ascii="Times New Roman" w:hAnsi="Times New Roman"/>
          <w:sz w:val="20"/>
          <w:szCs w:val="20"/>
        </w:rPr>
        <w:t xml:space="preserve">; Willard McCarty, </w:t>
      </w:r>
      <w:r>
        <w:rPr>
          <w:rFonts w:cs="Times New Roman" w:ascii="Times New Roman" w:hAnsi="Times New Roman"/>
          <w:i/>
          <w:iCs/>
          <w:sz w:val="20"/>
          <w:szCs w:val="20"/>
        </w:rPr>
        <w:t>Humanities Computing</w:t>
      </w:r>
      <w:r>
        <w:rPr>
          <w:rFonts w:cs="Times New Roman" w:ascii="Times New Roman" w:hAnsi="Times New Roman"/>
          <w:sz w:val="20"/>
          <w:szCs w:val="20"/>
        </w:rPr>
        <w:t xml:space="preserve">, Basingstoke and New York: Palgrave Macmillan, 2005 ja Harold Short, ‘The Role of Humanities Computing: Experiences and Challenges’, </w:t>
      </w:r>
      <w:r>
        <w:rPr>
          <w:rFonts w:cs="Times New Roman" w:ascii="Times New Roman" w:hAnsi="Times New Roman"/>
          <w:i/>
          <w:iCs/>
          <w:sz w:val="20"/>
          <w:szCs w:val="20"/>
        </w:rPr>
        <w:t>Literary and Linguistic Computing</w:t>
      </w:r>
      <w:r>
        <w:rPr>
          <w:rFonts w:cs="Times New Roman" w:ascii="Times New Roman" w:hAnsi="Times New Roman"/>
          <w:sz w:val="20"/>
          <w:szCs w:val="20"/>
        </w:rPr>
        <w:t xml:space="preserve">, 21 (1), 2006, pp. 15–27. </w:t>
      </w:r>
      <w:hyperlink r:id="rId9">
        <w:r>
          <w:rPr>
            <w:rStyle w:val="InternetLink"/>
            <w:rFonts w:cs="Times New Roman" w:ascii="Times New Roman" w:hAnsi="Times New Roman"/>
            <w:sz w:val="20"/>
            <w:szCs w:val="20"/>
            <w:lang w:val="fi-FI"/>
          </w:rPr>
          <w:t>http://llc.oxfordjournals.org/content/21/1/15.full</w:t>
        </w:r>
      </w:hyperlink>
      <w:r>
        <w:rPr>
          <w:rFonts w:cs="Times New Roman" w:ascii="Times New Roman" w:hAnsi="Times New Roman"/>
          <w:sz w:val="20"/>
          <w:szCs w:val="20"/>
          <w:lang w:val="fi-FI"/>
        </w:rPr>
        <w:t xml:space="preserve">. Vertaa näitä “Digital Humanities” alaa määritteleviin blogi-kirjoituksiin vuosilta 2014-2016 jotka UCL listannut “Blogs and Online Material” alle seuraavaan linkkiin: </w:t>
      </w:r>
      <w:r>
        <w:fldChar w:fldCharType="begin"/>
      </w:r>
      <w:r>
        <w:instrText> HYPERLINK "http://blogs.ucl.ac.uk/definingdh/further-reading/" \l "blogs"</w:instrText>
      </w:r>
      <w:r>
        <w:fldChar w:fldCharType="separate"/>
      </w:r>
      <w:r>
        <w:rPr>
          <w:rStyle w:val="InternetLink"/>
          <w:rFonts w:cs="Times New Roman" w:ascii="Times New Roman" w:hAnsi="Times New Roman"/>
          <w:sz w:val="20"/>
          <w:szCs w:val="20"/>
          <w:lang w:val="fi-FI"/>
        </w:rPr>
        <w:t>http://blogs.ucl.ac.uk/definingdh/further-reading/#blogs</w:t>
      </w:r>
      <w:r>
        <w:fldChar w:fldCharType="end"/>
      </w:r>
      <w:r>
        <w:rPr>
          <w:rFonts w:cs="Times New Roman" w:ascii="Times New Roman" w:hAnsi="Times New Roman"/>
          <w:sz w:val="20"/>
          <w:szCs w:val="20"/>
          <w:lang w:val="fi-FI"/>
        </w:rPr>
        <w:t xml:space="preserve"> Laajempi katsaus aiheeseen löytyy myös Niin &amp; Näin lehdestä:</w:t>
      </w:r>
      <w:hyperlink r:id="rId10">
        <w:r>
          <w:rPr>
            <w:rStyle w:val="InternetLink"/>
            <w:rFonts w:cs="Times New Roman" w:ascii="Times New Roman" w:hAnsi="Times New Roman"/>
            <w:color w:val="1155CC"/>
            <w:sz w:val="20"/>
            <w:szCs w:val="20"/>
            <w:lang w:val="fi-FI"/>
          </w:rPr>
          <w:t xml:space="preserve"> </w:t>
        </w:r>
      </w:hyperlink>
      <w:hyperlink r:id="rId11">
        <w:r>
          <w:rPr>
            <w:rStyle w:val="InternetLink"/>
            <w:rFonts w:cs="Times New Roman" w:ascii="Times New Roman" w:hAnsi="Times New Roman"/>
            <w:color w:val="1155CC"/>
            <w:sz w:val="20"/>
            <w:szCs w:val="20"/>
            <w:lang w:val="fi-FI"/>
          </w:rPr>
          <w:t>http://www.ennenjanyt.net/2015/02/koodaamisen-ja-kirjoittamisen-vuoropuhelu-mita-on-digitaalinen-humanistinen-tutkimus/</w:t>
        </w:r>
      </w:hyperlink>
    </w:p>
  </w:footnote>
  <w:footnote w:id="10">
    <w:p>
      <w:pPr>
        <w:pStyle w:val="Normal"/>
        <w:rPr/>
      </w:pPr>
      <w:r>
        <w:rPr>
          <w:rFonts w:eastAsia="Times New Roman" w:cs="Times New Roman" w:ascii="Times New Roman" w:hAnsi="Times New Roman"/>
          <w:sz w:val="20"/>
          <w:szCs w:val="20"/>
          <w:lang w:val="fi-FI"/>
        </w:rPr>
        <w:footnoteRef/>
        <w:tab/>
        <w:t xml:space="preserve"> </w:t>
      </w:r>
      <w:r>
        <w:rPr>
          <w:rFonts w:eastAsia="Times New Roman" w:cs="Times New Roman" w:ascii="Times New Roman" w:hAnsi="Times New Roman"/>
          <w:sz w:val="20"/>
          <w:szCs w:val="20"/>
          <w:lang w:val="fi-FI"/>
        </w:rPr>
        <w:t xml:space="preserve">Keskustelua tästä laajempien aikajaksojen tutkimuksesta on käyty esim. teoksessa: Guldi, Jo, and David Armitage, </w:t>
      </w:r>
      <w:hyperlink r:id="rId12">
        <w:r>
          <w:rPr>
            <w:rStyle w:val="InternetLink"/>
            <w:rFonts w:eastAsia="Times New Roman" w:cs="Times New Roman" w:ascii="Times New Roman" w:hAnsi="Times New Roman"/>
            <w:sz w:val="20"/>
            <w:szCs w:val="20"/>
            <w:lang w:val="fi-FI"/>
          </w:rPr>
          <w:t>The History Manifesto</w:t>
        </w:r>
      </w:hyperlink>
      <w:r>
        <w:rPr>
          <w:rFonts w:eastAsia="Times New Roman" w:cs="Times New Roman" w:ascii="Times New Roman" w:hAnsi="Times New Roman"/>
          <w:sz w:val="20"/>
          <w:szCs w:val="20"/>
          <w:lang w:val="fi-FI"/>
        </w:rPr>
        <w:t>. Cambridge: Cambridge University Press, 2014. On hyvä huomioida, että kyseinen teksti on saanut osakseen myös ryöpyn kritiikkiä.</w:t>
      </w:r>
    </w:p>
  </w:footnote>
  <w:footnote w:id="11">
    <w:p>
      <w:pPr>
        <w:pStyle w:val="Footnotetext"/>
        <w:rPr/>
      </w:pPr>
      <w:r>
        <w:rPr>
          <w:rFonts w:cs="Times New Roman" w:ascii="Times New Roman" w:hAnsi="Times New Roman"/>
          <w:sz w:val="20"/>
          <w:szCs w:val="20"/>
          <w:lang w:val="fi-FI"/>
        </w:rPr>
        <w:footnoteRef/>
        <w:tab/>
        <w:t xml:space="preserve"> </w:t>
      </w:r>
      <w:r>
        <w:rPr>
          <w:rFonts w:cs="Times New Roman" w:ascii="Times New Roman" w:hAnsi="Times New Roman"/>
          <w:sz w:val="20"/>
          <w:szCs w:val="20"/>
          <w:lang w:val="fi-FI"/>
        </w:rPr>
        <w:t xml:space="preserve">Monitieteisyyden merkitys korostuu merkittävällä tavalla digitaalisissa ihmistieteissä. Esimerkki tästä on digitaalisten ihmistieteiden opintokokonaisuus Helsingin yliopistossa, jossa koulutuksen tähtäimenä on monitieteinen yhteistyö pikemmin kuin yksittäisten tutkijoiden varustelu tutkimusprosessin kaikkien osien hallintaan: </w:t>
      </w:r>
      <w:hyperlink r:id="rId13">
        <w:r>
          <w:rPr>
            <w:rStyle w:val="InternetLink"/>
            <w:rFonts w:cs="Times New Roman" w:ascii="Times New Roman" w:hAnsi="Times New Roman"/>
            <w:sz w:val="20"/>
            <w:szCs w:val="20"/>
            <w:lang w:val="fi-FI"/>
          </w:rPr>
          <w:t>https://www.helsinki.fi/en/researchgroups/helsinki-digital-humanities/teaching</w:t>
        </w:r>
      </w:hyperlink>
      <w:r>
        <w:rPr>
          <w:rFonts w:cs="Times New Roman" w:ascii="Times New Roman" w:hAnsi="Times New Roman"/>
          <w:sz w:val="20"/>
          <w:szCs w:val="20"/>
          <w:lang w:val="fi-FI"/>
        </w:rPr>
        <w:t xml:space="preserve">. </w:t>
      </w:r>
    </w:p>
  </w:footnote>
  <w:footnote w:id="12">
    <w:p>
      <w:pPr>
        <w:pStyle w:val="Footnotetext"/>
        <w:rPr/>
      </w:pPr>
      <w:r>
        <w:rPr>
          <w:rStyle w:val="InternetLink"/>
          <w:rFonts w:cs="Times New Roman" w:ascii="Times New Roman" w:hAnsi="Times New Roman"/>
          <w:sz w:val="20"/>
          <w:szCs w:val="20"/>
          <w:lang w:val="fi-FI"/>
        </w:rPr>
        <w:footnoteRef/>
        <w:tab/>
        <w:t xml:space="preserve"> </w:t>
      </w:r>
      <w:r>
        <w:rPr>
          <w:rStyle w:val="InternetLink"/>
          <w:rFonts w:cs="Times New Roman" w:ascii="Times New Roman" w:hAnsi="Times New Roman"/>
          <w:sz w:val="20"/>
          <w:szCs w:val="20"/>
          <w:lang w:val="fi-FI"/>
        </w:rPr>
        <w:t>http://www2.uta.fi/ajankohtaista/uutinen/ihmistieteet-haviavat-rahoitusmallissa</w:t>
      </w:r>
    </w:p>
  </w:footnote>
  <w:footnote w:id="13">
    <w:p>
      <w:pPr>
        <w:pStyle w:val="Footnotetext"/>
        <w:rPr/>
      </w:pPr>
      <w:r>
        <w:rPr>
          <w:rFonts w:cs="Times New Roman" w:ascii="Times New Roman" w:hAnsi="Times New Roman"/>
          <w:sz w:val="20"/>
          <w:szCs w:val="20"/>
          <w:lang w:val="fi-FI"/>
        </w:rPr>
        <w:footnoteRef/>
        <w:tab/>
        <w:t xml:space="preserve">Hyvä näkökulma digitaalisten ihmistieteiden merkitykseen olemassaolevasta kirjallisuudesta löytyy Patrik Svenssonilta. </w:t>
      </w:r>
      <w:r>
        <w:rPr>
          <w:rFonts w:cs="Times New Roman" w:ascii="Times New Roman" w:hAnsi="Times New Roman"/>
          <w:sz w:val="20"/>
          <w:szCs w:val="20"/>
        </w:rPr>
        <w:t xml:space="preserve">Katso esim. Svensson, ‘The Landscape of Digital Humanities’, </w:t>
      </w:r>
      <w:r>
        <w:rPr>
          <w:rFonts w:cs="Times New Roman" w:ascii="Times New Roman" w:hAnsi="Times New Roman"/>
          <w:i/>
          <w:iCs/>
          <w:sz w:val="20"/>
          <w:szCs w:val="20"/>
        </w:rPr>
        <w:t>DHQ</w:t>
      </w:r>
      <w:r>
        <w:rPr>
          <w:rFonts w:cs="Times New Roman" w:ascii="Times New Roman" w:hAnsi="Times New Roman"/>
          <w:sz w:val="20"/>
          <w:szCs w:val="20"/>
        </w:rPr>
        <w:t xml:space="preserve">, 4 (1), 2010. </w:t>
      </w:r>
      <w:hyperlink r:id="rId14">
        <w:r>
          <w:rPr>
            <w:rStyle w:val="InternetLink"/>
            <w:rFonts w:cs="Times New Roman" w:ascii="Times New Roman" w:hAnsi="Times New Roman"/>
            <w:sz w:val="20"/>
            <w:szCs w:val="20"/>
          </w:rPr>
          <w:t>http://digitalhumanities.org/dhq/vol/4/1/000080/000080.html</w:t>
        </w:r>
      </w:hyperlink>
      <w:r>
        <w:rPr>
          <w:rFonts w:cs="Times New Roman" w:ascii="Times New Roman" w:hAnsi="Times New Roman"/>
          <w:sz w:val="20"/>
          <w:szCs w:val="20"/>
        </w:rPr>
        <w:t xml:space="preserve">;Svensson, ‘Envisioning the Digital Humanities’, </w:t>
      </w:r>
      <w:r>
        <w:rPr>
          <w:rFonts w:cs="Times New Roman" w:ascii="Times New Roman" w:hAnsi="Times New Roman"/>
          <w:i/>
          <w:iCs/>
          <w:sz w:val="20"/>
          <w:szCs w:val="20"/>
        </w:rPr>
        <w:t>DHQ</w:t>
      </w:r>
      <w:r>
        <w:rPr>
          <w:rFonts w:cs="Times New Roman" w:ascii="Times New Roman" w:hAnsi="Times New Roman"/>
          <w:sz w:val="20"/>
          <w:szCs w:val="20"/>
        </w:rPr>
        <w:t xml:space="preserve">, 6 (1), 2012 </w:t>
      </w:r>
      <w:hyperlink r:id="rId15">
        <w:r>
          <w:rPr>
            <w:rStyle w:val="InternetLink"/>
            <w:rFonts w:cs="Times New Roman" w:ascii="Times New Roman" w:hAnsi="Times New Roman"/>
            <w:sz w:val="20"/>
            <w:szCs w:val="20"/>
          </w:rPr>
          <w:t>http://digitalhumanities.org/dhq/vol/6/1/000112/000112.html</w:t>
        </w:r>
      </w:hyperlink>
      <w:r>
        <w:rPr>
          <w:rFonts w:cs="Times New Roman" w:ascii="Times New Roman" w:hAnsi="Times New Roman"/>
          <w:sz w:val="20"/>
          <w:szCs w:val="20"/>
        </w:rPr>
        <w:t xml:space="preserve"> ja Svensson, </w:t>
      </w:r>
      <w:r>
        <w:rPr>
          <w:rFonts w:cs="Times New Roman" w:ascii="Times New Roman" w:hAnsi="Times New Roman"/>
          <w:i/>
          <w:sz w:val="20"/>
          <w:szCs w:val="20"/>
        </w:rPr>
        <w:t>Big Digital Humanities: Imagining a Meeting Place for the Humanities and the Digital</w:t>
      </w:r>
      <w:r>
        <w:rPr>
          <w:rFonts w:cs="Times New Roman" w:ascii="Times New Roman" w:hAnsi="Times New Roman"/>
          <w:sz w:val="20"/>
          <w:szCs w:val="20"/>
        </w:rPr>
        <w:t>. University of Michigan Press, 2016.</w:t>
      </w:r>
    </w:p>
  </w:footnote>
  <w:footnote w:id="14">
    <w:p>
      <w:pPr>
        <w:pStyle w:val="Footnotetext"/>
        <w:rPr/>
      </w:pPr>
      <w:r>
        <w:rPr>
          <w:rFonts w:cs="Times New Roman" w:ascii="Times New Roman" w:hAnsi="Times New Roman"/>
          <w:sz w:val="20"/>
          <w:szCs w:val="20"/>
          <w:lang w:val="fi-FI"/>
        </w:rPr>
        <w:footnoteRef/>
        <w:tab/>
      </w:r>
      <w:r>
        <w:rPr>
          <w:rFonts w:cs="Times New Roman" w:ascii="Times New Roman" w:hAnsi="Times New Roman"/>
          <w:sz w:val="20"/>
          <w:szCs w:val="20"/>
        </w:rPr>
        <w:t xml:space="preserve"> </w:t>
      </w:r>
      <w:r>
        <w:rPr>
          <w:rFonts w:cs="Times New Roman" w:ascii="Times New Roman" w:hAnsi="Times New Roman"/>
          <w:sz w:val="20"/>
          <w:szCs w:val="20"/>
        </w:rPr>
        <w:t>Tästä aiheesta, katso Ari Häyrisen väitöskirja, Open sourcing digital heritage : digital surrogates, museums and knowledge management in the age of open networks (</w:t>
      </w:r>
      <w:hyperlink r:id="rId16">
        <w:r>
          <w:rPr>
            <w:rStyle w:val="InternetLink"/>
            <w:rFonts w:cs="Times New Roman" w:ascii="Times New Roman" w:hAnsi="Times New Roman"/>
            <w:sz w:val="20"/>
            <w:szCs w:val="20"/>
          </w:rPr>
          <w:t>https://jyx.jyu.fi/dspace/handle/123456789/40157</w:t>
        </w:r>
      </w:hyperlink>
      <w:r>
        <w:rPr>
          <w:rFonts w:cs="Times New Roman" w:ascii="Times New Roman" w:hAnsi="Times New Roman"/>
          <w:sz w:val="20"/>
          <w:szCs w:val="20"/>
        </w:rPr>
        <w:t xml:space="preserve">), 2012. </w:t>
      </w:r>
      <w:r>
        <w:rPr>
          <w:rFonts w:cs="Times New Roman" w:ascii="Times New Roman" w:hAnsi="Times New Roman"/>
          <w:sz w:val="20"/>
          <w:szCs w:val="20"/>
          <w:lang w:val="fi-FI"/>
        </w:rPr>
        <w:t>Kiitämme Jaakko Suomista viitteestä.</w:t>
      </w:r>
    </w:p>
  </w:footnote>
  <w:footnote w:id="15">
    <w:p>
      <w:pPr>
        <w:pStyle w:val="Footnotetext"/>
        <w:rPr/>
      </w:pPr>
      <w:r>
        <w:rPr>
          <w:rFonts w:cs="Times New Roman" w:ascii="Times New Roman" w:hAnsi="Times New Roman"/>
          <w:sz w:val="20"/>
          <w:szCs w:val="20"/>
          <w:lang w:val="fi-FI"/>
        </w:rPr>
        <w:footnoteRef/>
        <w:tab/>
      </w:r>
      <w:r>
        <w:rPr>
          <w:rFonts w:cs="Times New Roman" w:ascii="Times New Roman" w:hAnsi="Times New Roman"/>
          <w:sz w:val="20"/>
          <w:szCs w:val="20"/>
        </w:rPr>
        <w:t xml:space="preserve"> </w:t>
      </w:r>
      <w:r>
        <w:rPr>
          <w:rFonts w:cs="Times New Roman" w:ascii="Times New Roman" w:hAnsi="Times New Roman"/>
          <w:sz w:val="20"/>
          <w:szCs w:val="20"/>
        </w:rPr>
        <w:t>Tästä aiheesta, katso Ari Häyrisen väitöskirja, Open sourcing digital heritage : digital surrogates, museums and knowledge management in the age of open networks (</w:t>
      </w:r>
      <w:hyperlink r:id="rId17">
        <w:r>
          <w:rPr>
            <w:rStyle w:val="InternetLink"/>
            <w:rFonts w:cs="Times New Roman" w:ascii="Times New Roman" w:hAnsi="Times New Roman"/>
            <w:sz w:val="20"/>
            <w:szCs w:val="20"/>
          </w:rPr>
          <w:t>https://jyx.jyu.fi/dspace/handle/123456789/40157</w:t>
        </w:r>
      </w:hyperlink>
      <w:r>
        <w:rPr>
          <w:rFonts w:cs="Times New Roman" w:ascii="Times New Roman" w:hAnsi="Times New Roman"/>
          <w:sz w:val="20"/>
          <w:szCs w:val="20"/>
        </w:rPr>
        <w:t xml:space="preserve">), 2012. </w:t>
      </w:r>
      <w:r>
        <w:rPr>
          <w:rFonts w:cs="Times New Roman" w:ascii="Times New Roman" w:hAnsi="Times New Roman"/>
          <w:sz w:val="20"/>
          <w:szCs w:val="20"/>
          <w:lang w:val="fi-FI"/>
        </w:rPr>
        <w:t>Kiitämme Jaakko Suomista viitteestä.</w:t>
      </w:r>
    </w:p>
  </w:footnote>
  <w:footnote w:id="16">
    <w:p>
      <w:pPr>
        <w:pStyle w:val="Footnotetext"/>
        <w:rPr/>
      </w:pPr>
      <w:r>
        <w:rPr>
          <w:rFonts w:cs="Times New Roman" w:ascii="Times New Roman" w:hAnsi="Times New Roman"/>
          <w:sz w:val="20"/>
          <w:szCs w:val="20"/>
          <w:lang w:val="fi-FI"/>
        </w:rPr>
        <w:footnoteRef/>
        <w:tab/>
        <w:t xml:space="preserve"> </w:t>
      </w:r>
      <w:r>
        <w:rPr>
          <w:rFonts w:cs="Times New Roman" w:ascii="Times New Roman" w:hAnsi="Times New Roman"/>
          <w:sz w:val="20"/>
          <w:szCs w:val="20"/>
          <w:lang w:val="fi-FI"/>
        </w:rPr>
        <w:t xml:space="preserve">Modaliteettien ja materiaalisuuden merkitys analoginen/digitaalinen debatissa on ollut merkittävä erityisesti museoiden kontekstissa. </w:t>
      </w:r>
      <w:r>
        <w:rPr>
          <w:rFonts w:cs="Times New Roman" w:ascii="Times New Roman" w:hAnsi="Times New Roman"/>
          <w:sz w:val="20"/>
          <w:szCs w:val="20"/>
        </w:rPr>
        <w:t xml:space="preserve">Tämän jo pitkään jatkuneen debatin hyvä pohdinta on esimerkiksi  Fiona Cameron, ‘Beyond the Cult of the Replicant: Museums and Historical Digital Objects—Traditional Concerns, New Discourses’, kirjassa Fiona Cameron ja Sarah Kenderine (toim.), </w:t>
      </w:r>
      <w:r>
        <w:rPr>
          <w:rFonts w:cs="Times New Roman" w:ascii="Times New Roman" w:hAnsi="Times New Roman"/>
          <w:i/>
          <w:sz w:val="20"/>
          <w:szCs w:val="20"/>
        </w:rPr>
        <w:t>Theorizing digital cultural heritage</w:t>
      </w:r>
      <w:r>
        <w:rPr>
          <w:rFonts w:cs="Times New Roman" w:ascii="Times New Roman" w:hAnsi="Times New Roman"/>
          <w:sz w:val="20"/>
          <w:szCs w:val="20"/>
        </w:rPr>
        <w:t>, MIT Press, 2007, pp. 49-75.</w:t>
      </w:r>
    </w:p>
  </w:footnote>
  <w:footnote w:id="17">
    <w:p>
      <w:pPr>
        <w:pStyle w:val="Footnotetext"/>
        <w:rPr/>
      </w:pPr>
      <w:r>
        <w:rPr>
          <w:rFonts w:cs="Times New Roman" w:ascii="Times New Roman" w:hAnsi="Times New Roman"/>
          <w:sz w:val="20"/>
          <w:szCs w:val="20"/>
          <w:lang w:val="fi-FI"/>
        </w:rPr>
        <w:footnoteRef/>
        <w:tab/>
        <w:t xml:space="preserve"> </w:t>
      </w:r>
      <w:r>
        <w:rPr>
          <w:rFonts w:cs="Times New Roman" w:ascii="Times New Roman" w:hAnsi="Times New Roman"/>
          <w:sz w:val="20"/>
          <w:lang w:val="fi-FI"/>
        </w:rPr>
        <w:t>(</w:t>
      </w:r>
      <w:hyperlink r:id="rId18">
        <w:r>
          <w:rPr>
            <w:rStyle w:val="InternetLink"/>
            <w:rFonts w:cs="Times New Roman" w:ascii="Times New Roman" w:hAnsi="Times New Roman"/>
            <w:sz w:val="20"/>
            <w:lang w:val="fi-FI"/>
          </w:rPr>
          <w:t>https://ccdkconceptlab.wordpress.com/</w:t>
        </w:r>
      </w:hyperlink>
      <w:r>
        <w:rPr>
          <w:rFonts w:cs="Times New Roman" w:ascii="Times New Roman" w:hAnsi="Times New Roman"/>
          <w:sz w:val="20"/>
          <w:lang w:val="fi-FI"/>
        </w:rPr>
        <w:t xml:space="preserve">). </w:t>
      </w:r>
      <w:r>
        <w:rPr>
          <w:rFonts w:cs="Times New Roman" w:ascii="Times New Roman" w:hAnsi="Times New Roman"/>
          <w:sz w:val="20"/>
          <w:szCs w:val="20"/>
          <w:lang w:val="fi-FI"/>
        </w:rPr>
        <w:t xml:space="preserve">Hankkeen teoreettisesta asetelmasta, kts. </w:t>
      </w:r>
      <w:r>
        <w:rPr>
          <w:rFonts w:cs="Times New Roman" w:ascii="Times New Roman" w:hAnsi="Times New Roman"/>
          <w:sz w:val="20"/>
          <w:szCs w:val="20"/>
        </w:rPr>
        <w:t xml:space="preserve">Peter de Bolla, </w:t>
      </w:r>
      <w:r>
        <w:rPr>
          <w:rFonts w:cs="Times New Roman" w:ascii="Times New Roman" w:hAnsi="Times New Roman"/>
          <w:i/>
          <w:iCs/>
          <w:sz w:val="20"/>
          <w:szCs w:val="20"/>
        </w:rPr>
        <w:t>The Architecture of Concepts: The Historical Formation of Human Rights, </w:t>
      </w:r>
      <w:r>
        <w:rPr>
          <w:rFonts w:cs="Times New Roman" w:ascii="Times New Roman" w:hAnsi="Times New Roman"/>
          <w:sz w:val="20"/>
          <w:szCs w:val="20"/>
        </w:rPr>
        <w:t>Fordham University Press, 2013.</w:t>
      </w:r>
    </w:p>
  </w:footnote>
  <w:footnote w:id="18">
    <w:p>
      <w:pPr>
        <w:pStyle w:val="Footnotetext"/>
        <w:rPr/>
      </w:pPr>
      <w:r>
        <w:rPr>
          <w:rStyle w:val="Footnotereference"/>
        </w:rPr>
        <w:footnoteRef/>
        <w:tab/>
      </w:r>
      <w:r>
        <w:rPr/>
        <w:t xml:space="preserve"> </w:t>
      </w:r>
      <w:r>
        <w:rPr>
          <w:rFonts w:cs="Times New Roman" w:ascii="Times New Roman" w:hAnsi="Times New Roman"/>
        </w:rPr>
        <w:t>(</w:t>
      </w:r>
      <w:hyperlink r:id="rId19">
        <w:r>
          <w:rPr>
            <w:rStyle w:val="InternetLink"/>
            <w:rFonts w:cs="Times New Roman" w:ascii="Times New Roman" w:hAnsi="Times New Roman"/>
          </w:rPr>
          <w:t>http://www.kdw.lu.se/</w:t>
        </w:r>
      </w:hyperlink>
      <w:r>
        <w:rPr>
          <w:rFonts w:cs="Times New Roman" w:ascii="Times New Roman" w:hAnsi="Times New Roman"/>
        </w:rPr>
        <w:t>)</w:t>
      </w:r>
    </w:p>
  </w:footnote>
  <w:footnote w:id="19">
    <w:p>
      <w:pPr>
        <w:pStyle w:val="Footnotetext"/>
        <w:rPr/>
      </w:pPr>
      <w:r>
        <w:rPr>
          <w:rFonts w:cs="Times New Roman" w:ascii="Times New Roman" w:hAnsi="Times New Roman"/>
          <w:sz w:val="20"/>
          <w:szCs w:val="20"/>
          <w:lang w:val="fi-FI"/>
        </w:rPr>
        <w:footnoteRef/>
        <w:tab/>
        <w:t xml:space="preserve"> </w:t>
      </w:r>
      <w:r>
        <w:rPr>
          <w:rFonts w:cs="Times New Roman" w:ascii="Times New Roman" w:hAnsi="Times New Roman"/>
          <w:sz w:val="20"/>
          <w:szCs w:val="20"/>
          <w:lang w:val="fi-FI"/>
        </w:rPr>
        <w:t>Vuosittaisen, kansainvälisesti suurimman ADHO-yhteisön organisoiman digital humanities konferenssin abstrakteja tutkimalla vuodelta 2016 (</w:t>
      </w:r>
      <w:hyperlink r:id="rId20">
        <w:r>
          <w:rPr>
            <w:rStyle w:val="InternetLink"/>
            <w:rFonts w:cs="Times New Roman" w:ascii="Times New Roman" w:hAnsi="Times New Roman"/>
            <w:sz w:val="20"/>
            <w:szCs w:val="20"/>
            <w:lang w:val="fi-FI"/>
          </w:rPr>
          <w:t>http://dh2016.adho.org/abstracts/</w:t>
        </w:r>
      </w:hyperlink>
      <w:r>
        <w:rPr>
          <w:rFonts w:cs="Times New Roman" w:ascii="Times New Roman" w:hAnsi="Times New Roman"/>
          <w:sz w:val="20"/>
          <w:szCs w:val="20"/>
          <w:lang w:val="fi-FI"/>
        </w:rPr>
        <w:t>) käy esimerkiksi ilmi, että digital humanities alalla kytkentä historiallisten aiheiden kohdalta varsinaiseen historialliseen tutkimustraditioon ei ole mitenkään itsestään selvää, vaikka useat aiheet itsessään olisivat historiallisia.</w:t>
      </w:r>
    </w:p>
  </w:footnote>
  <w:footnote w:id="20">
    <w:p>
      <w:pPr>
        <w:pStyle w:val="Footnotetext"/>
        <w:rPr/>
      </w:pPr>
      <w:r>
        <w:rPr>
          <w:rFonts w:cs="Times New Roman" w:ascii="Times New Roman" w:hAnsi="Times New Roman"/>
          <w:sz w:val="20"/>
          <w:szCs w:val="20"/>
          <w:lang w:val="fi-FI"/>
        </w:rPr>
        <w:footnoteRef/>
        <w:tab/>
        <w:t xml:space="preserve"> </w:t>
      </w:r>
      <w:r>
        <w:rPr>
          <w:rFonts w:cs="Times New Roman" w:ascii="Times New Roman" w:hAnsi="Times New Roman"/>
          <w:sz w:val="20"/>
          <w:szCs w:val="20"/>
          <w:lang w:val="fi-FI"/>
        </w:rPr>
        <w:t xml:space="preserve">Kansainvälisinä keihäänkärkinä historiantutkimuksen kannalta digitaalisissa ihmistieteissä kannattaa mainita ainakin Frédéric Kaplanin johtama Digital Humanities Laboratory </w:t>
      </w:r>
      <w:hyperlink r:id="rId21">
        <w:r>
          <w:rPr>
            <w:rStyle w:val="InternetLink"/>
            <w:rFonts w:cs="Times New Roman" w:ascii="Times New Roman" w:hAnsi="Times New Roman"/>
            <w:sz w:val="20"/>
            <w:szCs w:val="20"/>
            <w:lang w:val="fi-FI"/>
          </w:rPr>
          <w:t>http://dhlab.epfl.ch/</w:t>
        </w:r>
      </w:hyperlink>
      <w:r>
        <w:rPr>
          <w:rFonts w:cs="Times New Roman" w:ascii="Times New Roman" w:hAnsi="Times New Roman"/>
          <w:sz w:val="20"/>
          <w:szCs w:val="20"/>
          <w:lang w:val="fi-FI"/>
        </w:rPr>
        <w:t xml:space="preserve"> ja Stanfordin yliopiston CESTA </w:t>
      </w:r>
      <w:hyperlink r:id="rId22">
        <w:r>
          <w:rPr>
            <w:rStyle w:val="InternetLink"/>
            <w:rFonts w:cs="Times New Roman" w:ascii="Times New Roman" w:hAnsi="Times New Roman"/>
            <w:sz w:val="20"/>
            <w:szCs w:val="20"/>
            <w:lang w:val="fi-FI"/>
          </w:rPr>
          <w:t>https://cesta.stanford.edu/</w:t>
        </w:r>
      </w:hyperlink>
      <w:r>
        <w:rPr>
          <w:rFonts w:cs="Times New Roman" w:ascii="Times New Roman" w:hAnsi="Times New Roman"/>
          <w:sz w:val="20"/>
          <w:szCs w:val="20"/>
          <w:lang w:val="fi-FI"/>
        </w:rPr>
        <w:t xml:space="preserve"> jossa viety läpi useita historiantutkimusta muokkaavia projekteja.</w:t>
      </w:r>
    </w:p>
  </w:footnote>
  <w:footnote w:id="21">
    <w:p>
      <w:pPr>
        <w:pStyle w:val="Footnotetext"/>
        <w:rPr/>
      </w:pPr>
      <w:r>
        <w:rPr>
          <w:rFonts w:cs="Times New Roman" w:ascii="Times New Roman" w:hAnsi="Times New Roman"/>
          <w:sz w:val="20"/>
          <w:szCs w:val="20"/>
          <w:lang w:val="fi-FI"/>
        </w:rPr>
        <w:footnoteRef/>
        <w:tab/>
        <w:t xml:space="preserve"> </w:t>
      </w:r>
      <w:r>
        <w:rPr>
          <w:rFonts w:cs="Times New Roman" w:ascii="Times New Roman" w:hAnsi="Times New Roman"/>
          <w:sz w:val="20"/>
          <w:szCs w:val="20"/>
          <w:lang w:val="fi-FI"/>
        </w:rPr>
        <w:t>Suomi24 aineistosta historiantutkimuksen kannalta ja digisyntyisten ilmiöiden historiantutkimuksesta perusteellisesti katso Jaakko Suominen ja Anna Sivula, ‘Digisyntyisten ilmiöiden historiantutkimus’, teoksessa Elo, Kimmo (toim.). Digitaalinen humanismi ja historiatieteet. Turku: Turun historiallinen yhdistys, 2016, s. 94-127.</w:t>
      </w:r>
    </w:p>
  </w:footnote>
  <w:footnote w:id="22">
    <w:p>
      <w:pPr>
        <w:pStyle w:val="Footnotetext"/>
        <w:rPr/>
      </w:pPr>
      <w:r>
        <w:rPr>
          <w:rFonts w:cs="Times New Roman" w:ascii="Times New Roman" w:hAnsi="Times New Roman"/>
          <w:sz w:val="20"/>
          <w:szCs w:val="20"/>
          <w:lang w:val="fi-FI"/>
        </w:rPr>
        <w:footnoteRef/>
        <w:tab/>
        <w:t xml:space="preserve"> </w:t>
      </w:r>
      <w:r>
        <w:rPr>
          <w:rFonts w:cs="Times New Roman" w:ascii="Times New Roman" w:hAnsi="Times New Roman"/>
          <w:sz w:val="20"/>
          <w:szCs w:val="20"/>
          <w:lang w:val="fi-FI"/>
        </w:rPr>
        <w:t>Vuosittaisen, kansainvälisesti suurimman ADHO-yhteisön organisoiman digital humanities konferenssin abstrakteja tutkimalla vuodelta 2016 (</w:t>
      </w:r>
      <w:hyperlink r:id="rId23">
        <w:r>
          <w:rPr>
            <w:rStyle w:val="InternetLink"/>
            <w:rFonts w:cs="Times New Roman" w:ascii="Times New Roman" w:hAnsi="Times New Roman"/>
            <w:sz w:val="20"/>
            <w:szCs w:val="20"/>
            <w:lang w:val="fi-FI"/>
          </w:rPr>
          <w:t>http://dh2016.adho.org/abstracts/</w:t>
        </w:r>
      </w:hyperlink>
      <w:r>
        <w:rPr>
          <w:rFonts w:cs="Times New Roman" w:ascii="Times New Roman" w:hAnsi="Times New Roman"/>
          <w:sz w:val="20"/>
          <w:szCs w:val="20"/>
          <w:lang w:val="fi-FI"/>
        </w:rPr>
        <w:t>) käy esimerkiksi ilmi, että digital humanities alalla kytkentä historiallisten aiheiden kohdalta varsinaiseen historialliseen tutkimustraditioon ei ole mitenkään itsestään selvää, vaikka useat aiheet itsessään olisivat historiallisia.</w:t>
      </w:r>
    </w:p>
  </w:footnote>
  <w:footnote w:id="23">
    <w:p>
      <w:pPr>
        <w:pStyle w:val="Footnotetext"/>
        <w:rPr/>
      </w:pPr>
      <w:r>
        <w:rPr>
          <w:rFonts w:cs="Times New Roman" w:ascii="Times New Roman" w:hAnsi="Times New Roman"/>
          <w:sz w:val="20"/>
          <w:szCs w:val="20"/>
          <w:lang w:val="fi-FI"/>
        </w:rPr>
        <w:footnoteRef/>
        <w:tab/>
        <w:t xml:space="preserve"> </w:t>
      </w:r>
      <w:r>
        <w:rPr>
          <w:rFonts w:cs="Times New Roman" w:ascii="Times New Roman" w:hAnsi="Times New Roman"/>
          <w:sz w:val="20"/>
          <w:szCs w:val="20"/>
          <w:lang w:val="fi-FI"/>
        </w:rPr>
        <w:t xml:space="preserve">Modaliteettien ja materiaalisuuden merkitys analoginen/digitaalinen debatissa on ollut merkittävä erityisesti museoiden kontekstissa. </w:t>
      </w:r>
      <w:r>
        <w:rPr>
          <w:rFonts w:cs="Times New Roman" w:ascii="Times New Roman" w:hAnsi="Times New Roman"/>
          <w:sz w:val="20"/>
          <w:szCs w:val="20"/>
        </w:rPr>
        <w:t xml:space="preserve">Tämän jo pitkään jatkuneen debatin hyvä pohdinta on esimerkiksi  Fiona Cameron, ‘Beyond the Cult of the Replicant: Museums and Historical Digital Objects—Traditional Concerns, New Discourses’, kirjassa Fiona Cameron ja Sarah Kenderine (toim.), </w:t>
      </w:r>
      <w:r>
        <w:rPr>
          <w:rFonts w:cs="Times New Roman" w:ascii="Times New Roman" w:hAnsi="Times New Roman"/>
          <w:i/>
          <w:sz w:val="20"/>
          <w:szCs w:val="20"/>
        </w:rPr>
        <w:t>Theorizing digital cultural heritage</w:t>
      </w:r>
      <w:r>
        <w:rPr>
          <w:rFonts w:cs="Times New Roman" w:ascii="Times New Roman" w:hAnsi="Times New Roman"/>
          <w:sz w:val="20"/>
          <w:szCs w:val="20"/>
        </w:rPr>
        <w:t>, MIT Press, 2007, pp. 49-75.</w:t>
      </w:r>
    </w:p>
  </w:footnote>
  <w:footnote w:id="24">
    <w:p>
      <w:pPr>
        <w:pStyle w:val="Footnotetext"/>
        <w:rPr/>
      </w:pPr>
      <w:r>
        <w:rPr>
          <w:rFonts w:cs="Times New Roman" w:ascii="Times New Roman" w:hAnsi="Times New Roman"/>
          <w:sz w:val="20"/>
          <w:szCs w:val="20"/>
          <w:lang w:val="fi-FI"/>
        </w:rPr>
        <w:footnoteRef/>
        <w:tab/>
        <w:t xml:space="preserve"> </w:t>
      </w:r>
      <w:r>
        <w:rPr>
          <w:rFonts w:cs="Times New Roman" w:ascii="Times New Roman" w:hAnsi="Times New Roman"/>
          <w:sz w:val="20"/>
          <w:lang w:val="fi-FI"/>
        </w:rPr>
        <w:t>(</w:t>
      </w:r>
      <w:hyperlink r:id="rId24">
        <w:r>
          <w:rPr>
            <w:rStyle w:val="InternetLink"/>
            <w:rFonts w:cs="Times New Roman" w:ascii="Times New Roman" w:hAnsi="Times New Roman"/>
            <w:sz w:val="20"/>
            <w:lang w:val="fi-FI"/>
          </w:rPr>
          <w:t>https://ccdkconceptlab.wordpress.com/</w:t>
        </w:r>
      </w:hyperlink>
      <w:r>
        <w:rPr>
          <w:rFonts w:cs="Times New Roman" w:ascii="Times New Roman" w:hAnsi="Times New Roman"/>
          <w:sz w:val="20"/>
          <w:lang w:val="fi-FI"/>
        </w:rPr>
        <w:t xml:space="preserve">). </w:t>
      </w:r>
      <w:r>
        <w:rPr>
          <w:rFonts w:cs="Times New Roman" w:ascii="Times New Roman" w:hAnsi="Times New Roman"/>
          <w:sz w:val="20"/>
          <w:szCs w:val="20"/>
          <w:lang w:val="fi-FI"/>
        </w:rPr>
        <w:t xml:space="preserve">Hankkeen teoreettisesta asetelmasta, kts. </w:t>
      </w:r>
      <w:r>
        <w:rPr>
          <w:rFonts w:cs="Times New Roman" w:ascii="Times New Roman" w:hAnsi="Times New Roman"/>
          <w:sz w:val="20"/>
          <w:szCs w:val="20"/>
        </w:rPr>
        <w:t xml:space="preserve">Peter de Bolla, </w:t>
      </w:r>
      <w:r>
        <w:rPr>
          <w:rFonts w:cs="Times New Roman" w:ascii="Times New Roman" w:hAnsi="Times New Roman"/>
          <w:i/>
          <w:iCs/>
          <w:sz w:val="20"/>
          <w:szCs w:val="20"/>
        </w:rPr>
        <w:t>The Architecture of Concepts: The Historical Formation of Human Rights, </w:t>
      </w:r>
      <w:r>
        <w:rPr>
          <w:rFonts w:cs="Times New Roman" w:ascii="Times New Roman" w:hAnsi="Times New Roman"/>
          <w:sz w:val="20"/>
          <w:szCs w:val="20"/>
        </w:rPr>
        <w:t>Fordham University Press, 2013.</w:t>
      </w:r>
    </w:p>
  </w:footnote>
  <w:footnote w:id="25">
    <w:p>
      <w:pPr>
        <w:pStyle w:val="Footnotetext"/>
        <w:rPr/>
      </w:pPr>
      <w:r>
        <w:rPr>
          <w:rStyle w:val="Footnotereference"/>
        </w:rPr>
        <w:footnoteRef/>
        <w:tab/>
      </w:r>
      <w:r>
        <w:rPr/>
        <w:t xml:space="preserve"> </w:t>
      </w:r>
      <w:r>
        <w:rPr>
          <w:rFonts w:cs="Times New Roman" w:ascii="Times New Roman" w:hAnsi="Times New Roman"/>
        </w:rPr>
        <w:t>(</w:t>
      </w:r>
      <w:hyperlink r:id="rId25">
        <w:r>
          <w:rPr>
            <w:rStyle w:val="InternetLink"/>
            <w:rFonts w:cs="Times New Roman" w:ascii="Times New Roman" w:hAnsi="Times New Roman"/>
          </w:rPr>
          <w:t>http://www.kdw.lu.se/</w:t>
        </w:r>
      </w:hyperlink>
      <w:r>
        <w:rPr>
          <w:rFonts w:cs="Times New Roman" w:ascii="Times New Roman" w:hAnsi="Times New Roman"/>
        </w:rPr>
        <w:t>)</w:t>
      </w:r>
    </w:p>
  </w:footnote>
  <w:footnote w:id="26">
    <w:p>
      <w:pPr>
        <w:pStyle w:val="Footnotetext"/>
        <w:rPr/>
      </w:pPr>
      <w:r>
        <w:rPr>
          <w:rFonts w:cs="Times New Roman" w:ascii="Times New Roman" w:hAnsi="Times New Roman"/>
          <w:sz w:val="20"/>
          <w:szCs w:val="20"/>
          <w:lang w:val="fi-FI"/>
        </w:rPr>
        <w:footnoteRef/>
        <w:tab/>
        <w:t xml:space="preserve"> </w:t>
      </w:r>
      <w:r>
        <w:rPr>
          <w:rFonts w:cs="Times New Roman" w:ascii="Times New Roman" w:hAnsi="Times New Roman"/>
          <w:sz w:val="20"/>
          <w:szCs w:val="20"/>
          <w:lang w:val="fi-FI"/>
        </w:rPr>
        <w:t xml:space="preserve">Katso tästä Tolonen ja Lahti, ‘Aatehistoria ja digitaalisten aineistojen mahdollisuudet’, </w:t>
      </w:r>
      <w:r>
        <w:rPr>
          <w:rFonts w:cs="Times New Roman" w:ascii="Times New Roman" w:hAnsi="Times New Roman"/>
          <w:i/>
          <w:sz w:val="20"/>
          <w:szCs w:val="20"/>
          <w:lang w:val="fi-FI"/>
        </w:rPr>
        <w:t>Ennen &amp; Nyt</w:t>
      </w:r>
      <w:r>
        <w:rPr>
          <w:rFonts w:cs="Times New Roman" w:ascii="Times New Roman" w:hAnsi="Times New Roman"/>
          <w:sz w:val="20"/>
          <w:szCs w:val="20"/>
          <w:lang w:val="fi-FI"/>
        </w:rPr>
        <w:t xml:space="preserve">, 2015. Katso myös Semi Purhonen ja Arho Toikka, ‘”Big datan” haaste ja uudet laskennalliset tekstiaineistojen analyysimenetelmät. Esimerkkitapauksena aihemallianalyysi tasavallan presidenttien uudenvuodenpuheista 1935–2015’, </w:t>
      </w:r>
      <w:r>
        <w:rPr>
          <w:rFonts w:cs="Times New Roman" w:ascii="Times New Roman" w:hAnsi="Times New Roman"/>
          <w:i/>
          <w:sz w:val="20"/>
          <w:szCs w:val="20"/>
          <w:lang w:val="fi-FI"/>
        </w:rPr>
        <w:t>Sosiologia</w:t>
      </w:r>
      <w:r>
        <w:rPr>
          <w:rFonts w:cs="Times New Roman" w:ascii="Times New Roman" w:hAnsi="Times New Roman"/>
          <w:sz w:val="20"/>
          <w:szCs w:val="20"/>
          <w:lang w:val="fi-FI"/>
        </w:rPr>
        <w:t>, 53, 2016.</w:t>
      </w:r>
    </w:p>
  </w:footnote>
  <w:footnote w:id="27">
    <w:p>
      <w:pPr>
        <w:pStyle w:val="Footnotetext"/>
        <w:rPr/>
      </w:pPr>
      <w:r>
        <w:rPr>
          <w:rFonts w:cs="Times New Roman" w:ascii="Times New Roman" w:hAnsi="Times New Roman"/>
          <w:sz w:val="20"/>
          <w:szCs w:val="20"/>
          <w:lang w:val="fi-FI"/>
        </w:rPr>
        <w:footnoteRef/>
        <w:tab/>
        <w:t xml:space="preserve"> </w:t>
      </w:r>
      <w:r>
        <w:rPr>
          <w:rFonts w:cs="Times New Roman" w:ascii="Times New Roman" w:hAnsi="Times New Roman"/>
          <w:sz w:val="20"/>
          <w:szCs w:val="20"/>
          <w:lang w:val="fi-FI"/>
        </w:rPr>
        <w:t xml:space="preserve">Samalla metodit kehittyvät kiihtyvää vauhtia, esimerkki viime kesän DH2016 konferenssista on esim. </w:t>
      </w:r>
      <w:hyperlink r:id="rId26">
        <w:r>
          <w:rPr>
            <w:rStyle w:val="InternetLink"/>
            <w:rFonts w:cs="Times New Roman" w:ascii="Times New Roman" w:hAnsi="Times New Roman"/>
            <w:sz w:val="20"/>
            <w:szCs w:val="20"/>
            <w:lang w:val="fi-FI"/>
          </w:rPr>
          <w:t>http://dh2016.adho.org/abstracts/115</w:t>
        </w:r>
      </w:hyperlink>
      <w:r>
        <w:rPr>
          <w:rFonts w:cs="Times New Roman" w:ascii="Times New Roman" w:hAnsi="Times New Roman"/>
          <w:sz w:val="20"/>
          <w:szCs w:val="20"/>
          <w:lang w:val="fi-FI"/>
        </w:rPr>
        <w:t xml:space="preserve">. </w:t>
      </w:r>
    </w:p>
  </w:footnote>
  <w:footnote w:id="28">
    <w:p>
      <w:pPr>
        <w:pStyle w:val="Footnotetext"/>
        <w:rPr/>
      </w:pPr>
      <w:r>
        <w:rPr>
          <w:rFonts w:cs="Times New Roman" w:ascii="Times New Roman" w:hAnsi="Times New Roman"/>
          <w:sz w:val="20"/>
          <w:szCs w:val="20"/>
          <w:lang w:val="fi-FI"/>
        </w:rPr>
        <w:footnoteRef/>
        <w:tab/>
        <w:t xml:space="preserve"> </w:t>
      </w:r>
      <w:r>
        <w:rPr>
          <w:rFonts w:cs="Times New Roman" w:ascii="Times New Roman" w:hAnsi="Times New Roman"/>
          <w:sz w:val="20"/>
          <w:szCs w:val="20"/>
          <w:lang w:val="fi-FI"/>
        </w:rPr>
        <w:t xml:space="preserve">Pohjoismaisista SmartCity-hankkeista, ainakin Aarhusissa humanisteilla on Dariah-verkoston kautta ollut selvä rooli </w:t>
      </w:r>
      <w:hyperlink r:id="rId27">
        <w:r>
          <w:rPr>
            <w:rStyle w:val="InternetLink"/>
            <w:rFonts w:cs="Times New Roman" w:ascii="Times New Roman" w:hAnsi="Times New Roman"/>
            <w:sz w:val="20"/>
            <w:szCs w:val="20"/>
            <w:lang w:val="fi-FI"/>
          </w:rPr>
          <w:t>http://www.smartaarhus.eu/about-smart-aarhus</w:t>
        </w:r>
      </w:hyperlink>
      <w:r>
        <w:rPr>
          <w:rFonts w:cs="Times New Roman" w:ascii="Times New Roman" w:hAnsi="Times New Roman"/>
          <w:sz w:val="20"/>
          <w:szCs w:val="20"/>
          <w:lang w:val="fi-FI"/>
        </w:rPr>
        <w:t xml:space="preserve"> Hankkeesta enemmän: </w:t>
      </w:r>
      <w:hyperlink r:id="rId28">
        <w:r>
          <w:rPr>
            <w:rStyle w:val="InternetLink"/>
            <w:rFonts w:cs="Times New Roman" w:ascii="Times New Roman" w:hAnsi="Times New Roman"/>
            <w:sz w:val="20"/>
            <w:szCs w:val="20"/>
            <w:lang w:val="fi-FI"/>
          </w:rPr>
          <w:t>http://www.smartculture.eu/sites/default/files/D4.3__PLAN_FOR_THE_INTERNATIONAL_AND_MENTORING_ACTIVITIES.pdf</w:t>
        </w:r>
      </w:hyperlink>
      <w:r>
        <w:rPr>
          <w:rFonts w:cs="Times New Roman" w:ascii="Times New Roman" w:hAnsi="Times New Roman"/>
          <w:sz w:val="20"/>
          <w:szCs w:val="20"/>
          <w:lang w:val="fi-FI"/>
        </w:rPr>
        <w:t xml:space="preserve"> </w:t>
      </w:r>
    </w:p>
  </w:footnote>
  <w:footnote w:id="29">
    <w:p>
      <w:pPr>
        <w:pStyle w:val="Footnotetext"/>
        <w:rPr/>
      </w:pPr>
      <w:r>
        <w:rPr>
          <w:rFonts w:cs="Times New Roman" w:ascii="Times New Roman" w:hAnsi="Times New Roman"/>
          <w:sz w:val="20"/>
          <w:szCs w:val="20"/>
          <w:lang w:val="fi-FI"/>
        </w:rPr>
        <w:footnoteRef/>
        <w:tab/>
        <w:t xml:space="preserve"> </w:t>
      </w:r>
      <w:r>
        <w:rPr>
          <w:rFonts w:cs="Times New Roman" w:ascii="Times New Roman" w:hAnsi="Times New Roman"/>
          <w:sz w:val="20"/>
          <w:szCs w:val="20"/>
          <w:lang w:val="fi-FI"/>
        </w:rPr>
        <w:t xml:space="preserve">Lukuisista aihetta käsittelevistä kokoelmista, katso esim. </w:t>
      </w:r>
      <w:r>
        <w:rPr>
          <w:rFonts w:cs="Times New Roman" w:ascii="Times New Roman" w:hAnsi="Times New Roman"/>
          <w:sz w:val="20"/>
          <w:szCs w:val="20"/>
        </w:rPr>
        <w:t xml:space="preserve">Constance Crompton, Richard J. Lane and Raymond Siemens, (eds), </w:t>
      </w:r>
      <w:r>
        <w:rPr>
          <w:rFonts w:cs="Times New Roman" w:ascii="Times New Roman" w:hAnsi="Times New Roman"/>
          <w:i/>
          <w:iCs/>
          <w:sz w:val="20"/>
          <w:szCs w:val="20"/>
        </w:rPr>
        <w:t>Doing Digital Humanities: Practice, Training, Research</w:t>
      </w:r>
      <w:r>
        <w:rPr>
          <w:rFonts w:cs="Times New Roman" w:ascii="Times New Roman" w:hAnsi="Times New Roman"/>
          <w:sz w:val="20"/>
          <w:szCs w:val="20"/>
        </w:rPr>
        <w:t xml:space="preserve">. Routledge, 2017 ja Marilyn Deegan and Willard McCarty, </w:t>
      </w:r>
      <w:r>
        <w:rPr>
          <w:rFonts w:cs="Times New Roman" w:ascii="Times New Roman" w:hAnsi="Times New Roman"/>
          <w:i/>
          <w:iCs/>
          <w:sz w:val="20"/>
          <w:szCs w:val="20"/>
        </w:rPr>
        <w:t>Collaborative Research in the Digital Humanities</w:t>
      </w:r>
      <w:r>
        <w:rPr>
          <w:rFonts w:cs="Times New Roman" w:ascii="Times New Roman" w:hAnsi="Times New Roman"/>
          <w:sz w:val="20"/>
          <w:szCs w:val="20"/>
        </w:rPr>
        <w:t xml:space="preserve">. </w:t>
      </w:r>
      <w:r>
        <w:rPr>
          <w:rFonts w:cs="Times New Roman" w:ascii="Times New Roman" w:hAnsi="Times New Roman"/>
          <w:sz w:val="20"/>
          <w:szCs w:val="20"/>
          <w:lang w:val="fi-FI"/>
        </w:rPr>
        <w:t>Ashgate, 2012.</w:t>
      </w:r>
    </w:p>
  </w:footnote>
  <w:footnote w:id="30">
    <w:p>
      <w:pPr>
        <w:pStyle w:val="Footnotetext"/>
        <w:rPr/>
      </w:pPr>
      <w:r>
        <w:rPr>
          <w:rFonts w:cs="Times New Roman" w:ascii="Times New Roman" w:hAnsi="Times New Roman"/>
          <w:sz w:val="20"/>
          <w:szCs w:val="20"/>
          <w:lang w:val="fi-FI"/>
        </w:rPr>
        <w:footnoteRef/>
        <w:tab/>
        <w:t xml:space="preserve"> </w:t>
      </w:r>
      <w:r>
        <w:rPr>
          <w:rFonts w:cs="Times New Roman" w:ascii="Times New Roman" w:hAnsi="Times New Roman"/>
          <w:sz w:val="20"/>
          <w:szCs w:val="20"/>
          <w:lang w:val="fi-FI"/>
        </w:rPr>
        <w:t xml:space="preserve">Hyvä yksinkertainen esimerkki tästä on: </w:t>
      </w:r>
      <w:hyperlink r:id="rId29">
        <w:r>
          <w:rPr>
            <w:rStyle w:val="InternetLink"/>
            <w:rFonts w:cs="Times New Roman" w:ascii="Times New Roman" w:hAnsi="Times New Roman"/>
            <w:sz w:val="20"/>
            <w:szCs w:val="20"/>
            <w:lang w:val="fi-FI"/>
          </w:rPr>
          <w:t>http://datascienceplus.com/the-importance-of-data-visualization/</w:t>
        </w:r>
      </w:hyperlink>
    </w:p>
  </w:footnote>
  <w:footnote w:id="31">
    <w:p>
      <w:pPr>
        <w:pStyle w:val="Footnotetext"/>
        <w:rPr/>
      </w:pPr>
      <w:r>
        <w:rPr>
          <w:rFonts w:cs="Times New Roman" w:ascii="Times New Roman" w:hAnsi="Times New Roman"/>
          <w:sz w:val="20"/>
          <w:szCs w:val="20"/>
          <w:lang w:val="fi-FI"/>
        </w:rPr>
        <w:footnoteRef/>
        <w:tab/>
        <w:t xml:space="preserve"> </w:t>
      </w:r>
      <w:r>
        <w:rPr>
          <w:rFonts w:cs="Times New Roman" w:ascii="Times New Roman" w:hAnsi="Times New Roman"/>
          <w:sz w:val="20"/>
          <w:szCs w:val="20"/>
          <w:lang w:val="fi-FI"/>
        </w:rPr>
        <w:t xml:space="preserve">Samalla metodit kehittyvät kiihtyvää vauhtia, esimerkki viime kesän DH2016 konferenssista on esim. </w:t>
      </w:r>
      <w:hyperlink r:id="rId30">
        <w:r>
          <w:rPr>
            <w:rStyle w:val="InternetLink"/>
            <w:rFonts w:cs="Times New Roman" w:ascii="Times New Roman" w:hAnsi="Times New Roman"/>
            <w:sz w:val="20"/>
            <w:szCs w:val="20"/>
            <w:lang w:val="fi-FI"/>
          </w:rPr>
          <w:t>http://dh2016.adho.org/abstracts/115</w:t>
        </w:r>
      </w:hyperlink>
      <w:r>
        <w:rPr>
          <w:rFonts w:cs="Times New Roman" w:ascii="Times New Roman" w:hAnsi="Times New Roman"/>
          <w:sz w:val="20"/>
          <w:szCs w:val="20"/>
          <w:lang w:val="fi-FI"/>
        </w:rPr>
        <w:t xml:space="preserve">. </w:t>
      </w:r>
    </w:p>
  </w:footnote>
  <w:footnote w:id="32">
    <w:p>
      <w:pPr>
        <w:pStyle w:val="Footnotetext"/>
        <w:rPr/>
      </w:pPr>
      <w:r>
        <w:rPr>
          <w:rFonts w:cs="Times New Roman" w:ascii="Times New Roman" w:hAnsi="Times New Roman"/>
          <w:sz w:val="20"/>
          <w:szCs w:val="20"/>
          <w:lang w:val="fi-FI"/>
        </w:rPr>
        <w:footnoteRef/>
        <w:tab/>
        <w:t xml:space="preserve"> </w:t>
      </w:r>
      <w:r>
        <w:rPr>
          <w:rFonts w:cs="Times New Roman" w:ascii="Times New Roman" w:hAnsi="Times New Roman"/>
          <w:sz w:val="20"/>
          <w:szCs w:val="20"/>
          <w:lang w:val="fi-FI"/>
        </w:rPr>
        <w:t xml:space="preserve">Pohjoismaisista SmartCity-hankkeista, ainakin Aarhusissa humanisteilla on Dariah-verkoston kautta ollut selvä rooli </w:t>
      </w:r>
      <w:hyperlink r:id="rId31">
        <w:r>
          <w:rPr>
            <w:rStyle w:val="InternetLink"/>
            <w:rFonts w:cs="Times New Roman" w:ascii="Times New Roman" w:hAnsi="Times New Roman"/>
            <w:sz w:val="20"/>
            <w:szCs w:val="20"/>
            <w:lang w:val="fi-FI"/>
          </w:rPr>
          <w:t>http://www.smartaarhus.eu/about-smart-aarhus</w:t>
        </w:r>
      </w:hyperlink>
      <w:r>
        <w:rPr>
          <w:rFonts w:cs="Times New Roman" w:ascii="Times New Roman" w:hAnsi="Times New Roman"/>
          <w:sz w:val="20"/>
          <w:szCs w:val="20"/>
          <w:lang w:val="fi-FI"/>
        </w:rPr>
        <w:t xml:space="preserve"> Hankkeesta enemmän: </w:t>
      </w:r>
      <w:hyperlink r:id="rId32">
        <w:r>
          <w:rPr>
            <w:rStyle w:val="InternetLink"/>
            <w:rFonts w:cs="Times New Roman" w:ascii="Times New Roman" w:hAnsi="Times New Roman"/>
            <w:sz w:val="20"/>
            <w:szCs w:val="20"/>
            <w:lang w:val="fi-FI"/>
          </w:rPr>
          <w:t>http://www.smartculture.eu/sites/default/files/D4.3__PLAN_FOR_THE_INTERNATIONAL_AND_MENTORING_ACTIVITIES.pdf</w:t>
        </w:r>
      </w:hyperlink>
      <w:r>
        <w:rPr>
          <w:rFonts w:cs="Times New Roman" w:ascii="Times New Roman" w:hAnsi="Times New Roman"/>
          <w:sz w:val="20"/>
          <w:szCs w:val="20"/>
          <w:lang w:val="fi-FI"/>
        </w:rPr>
        <w:t xml:space="preserve"> </w:t>
      </w:r>
    </w:p>
  </w:footnote>
  <w:footnote w:id="33">
    <w:p>
      <w:pPr>
        <w:pStyle w:val="Footnotetext"/>
        <w:rPr/>
      </w:pPr>
      <w:r>
        <w:rPr>
          <w:rFonts w:cs="Times New Roman" w:ascii="Times New Roman" w:hAnsi="Times New Roman"/>
          <w:sz w:val="20"/>
          <w:szCs w:val="20"/>
          <w:lang w:val="fi-FI"/>
        </w:rPr>
        <w:footnoteRef/>
        <w:tab/>
        <w:t xml:space="preserve"> </w:t>
      </w:r>
      <w:r>
        <w:rPr>
          <w:rFonts w:cs="Times New Roman" w:ascii="Times New Roman" w:hAnsi="Times New Roman"/>
          <w:sz w:val="20"/>
          <w:szCs w:val="20"/>
          <w:lang w:val="fi-FI"/>
        </w:rPr>
        <w:t xml:space="preserve">Tästä enemmän täällä: </w:t>
      </w:r>
      <w:hyperlink r:id="rId33">
        <w:r>
          <w:rPr>
            <w:rStyle w:val="InternetLink"/>
            <w:rFonts w:cs="Times New Roman" w:ascii="Times New Roman" w:hAnsi="Times New Roman"/>
            <w:sz w:val="20"/>
            <w:szCs w:val="20"/>
            <w:lang w:val="fi-FI"/>
          </w:rPr>
          <w:t>http://www.ennenjanyt.net/2015/08/aatehistoria-ja-digitaalisten-aineistojen-mahdollisuudet/</w:t>
        </w:r>
      </w:hyperlink>
    </w:p>
  </w:footnote>
  <w:footnote w:id="34">
    <w:p>
      <w:pPr>
        <w:pStyle w:val="Normal"/>
        <w:rPr/>
      </w:pPr>
      <w:r>
        <w:rPr>
          <w:rFonts w:eastAsia="Times New Roman" w:cs="Times New Roman" w:ascii="Times New Roman" w:hAnsi="Times New Roman"/>
          <w:sz w:val="20"/>
          <w:szCs w:val="20"/>
          <w:lang w:val="fi-FI"/>
        </w:rPr>
        <w:footnoteRef/>
        <w:tab/>
        <w:t xml:space="preserve"> </w:t>
      </w:r>
      <w:r>
        <w:rPr>
          <w:rFonts w:eastAsia="Times New Roman" w:cs="Times New Roman" w:ascii="Times New Roman" w:hAnsi="Times New Roman"/>
          <w:sz w:val="20"/>
          <w:szCs w:val="20"/>
          <w:lang w:val="fi-FI"/>
        </w:rPr>
        <w:t>Suomen akatemian hanke “Digitaalinen historiantutkimus ja julkisuuden muutos Suomessa 1640–1910” (hankenro 293316).</w:t>
      </w:r>
    </w:p>
  </w:footnote>
  <w:footnote w:id="35">
    <w:p>
      <w:pPr>
        <w:pStyle w:val="Footnotetext"/>
        <w:rPr/>
      </w:pPr>
      <w:r>
        <w:rPr>
          <w:rStyle w:val="Footnotereference"/>
        </w:rPr>
        <w:footnoteRef/>
        <w:tab/>
      </w:r>
      <w:r>
        <w:rPr>
          <w:lang w:val="fi-FI"/>
        </w:rPr>
        <w:t xml:space="preserve"> </w:t>
      </w:r>
      <w:r>
        <w:rPr>
          <w:lang w:val="fi-FI"/>
        </w:rPr>
        <w:t>https://comhis.github.io/posters/octavo/</w:t>
      </w:r>
    </w:p>
  </w:footnote>
  <w:footnote w:id="36">
    <w:p>
      <w:pPr>
        <w:pStyle w:val="Footnotetext"/>
        <w:rPr>
          <w:lang w:val="fi-FI"/>
        </w:rPr>
      </w:pPr>
      <w:r>
        <w:rPr>
          <w:rFonts w:cs="Times New Roman" w:ascii="Times New Roman" w:hAnsi="Times New Roman"/>
          <w:sz w:val="20"/>
          <w:szCs w:val="20"/>
          <w:lang w:val="fi-FI"/>
        </w:rPr>
        <w:footnoteRef/>
        <w:tab/>
        <w:t xml:space="preserve"> </w:t>
      </w:r>
      <w:r>
        <w:rPr>
          <w:rFonts w:cs="Times New Roman" w:ascii="Times New Roman" w:hAnsi="Times New Roman"/>
          <w:sz w:val="20"/>
          <w:szCs w:val="20"/>
          <w:lang w:val="fi-FI"/>
        </w:rPr>
        <w:t xml:space="preserve">Tämä arvio perustuu COMHIS akatemiahankkeen puitteissa tehtyyn työhön kirjastoluettelojen putsauksessa ennen kuin niillä voidaan tehdä varsinaista tilastollista analyysiä ja tutkimusta. Varoittava esimerkki vastaavien aineistojen käytöstä ilman esikäsittelyä on esimerkiksi </w:t>
      </w:r>
      <w:hyperlink r:id="rId34">
        <w:r>
          <w:rPr>
            <w:rStyle w:val="InternetLink"/>
            <w:rFonts w:cs="Times New Roman" w:ascii="Times New Roman" w:hAnsi="Times New Roman"/>
            <w:sz w:val="20"/>
            <w:szCs w:val="20"/>
            <w:lang w:val="fi-FI"/>
          </w:rPr>
          <w:t>http://www.gdeltproject.org/</w:t>
        </w:r>
      </w:hyperlink>
      <w:r>
        <w:rPr>
          <w:rFonts w:cs="Times New Roman" w:ascii="Times New Roman" w:hAnsi="Times New Roman"/>
          <w:sz w:val="20"/>
          <w:szCs w:val="20"/>
          <w:lang w:val="fi-FI"/>
        </w:rPr>
        <w:t xml:space="preserve"> jossa dataa on kyllä paljon ja visualisoinnit vastaavia kuin muissakin projekteissa, mutta ongelmat syntyvät siitä että lähdeaineistoon ja näin ollen myöskään johtopäätöksiin ei voida luottaa. </w:t>
      </w:r>
      <w:r>
        <w:rPr>
          <w:rFonts w:cs="Times New Roman" w:ascii="Times New Roman" w:hAnsi="Times New Roman"/>
          <w:sz w:val="20"/>
          <w:szCs w:val="20"/>
        </w:rPr>
        <w:t xml:space="preserve">Katso myös Leo Lahti, Niko Ilomäki ja Mikko Tolonen, ‘A Quantitative Study of History in the English Short-Title Catalogue (ESTC), 1470-1800’, </w:t>
      </w:r>
      <w:r>
        <w:rPr>
          <w:rFonts w:cs="Times New Roman" w:ascii="Times New Roman" w:hAnsi="Times New Roman"/>
          <w:i/>
          <w:sz w:val="20"/>
          <w:szCs w:val="20"/>
        </w:rPr>
        <w:t>LIBER Quarterly</w:t>
      </w:r>
      <w:r>
        <w:rPr>
          <w:rFonts w:cs="Times New Roman" w:ascii="Times New Roman" w:hAnsi="Times New Roman"/>
          <w:sz w:val="20"/>
          <w:szCs w:val="20"/>
        </w:rPr>
        <w:t xml:space="preserve">, 25, 2015, pp. 87–116 ja Mikko Tolonen, Niko Ilomäki, Hege Roivainen ja Leo Lahti, ‘Printing in a Periphery: a Quantitative Study of Finnish Knowledge Production, 1640–1828’, In Digital Humanities 2016: Conference Abstracts. </w:t>
      </w:r>
      <w:r>
        <w:rPr>
          <w:rFonts w:cs="Times New Roman" w:ascii="Times New Roman" w:hAnsi="Times New Roman"/>
          <w:sz w:val="20"/>
          <w:szCs w:val="20"/>
          <w:lang w:val="fi-FI"/>
        </w:rPr>
        <w:t>Jagiellonian University &amp; Pedagogical University, Kraków, 2016, pp. 383-385.</w:t>
      </w:r>
    </w:p>
    <w:p>
      <w:pPr>
        <w:pStyle w:val="Footnotetext"/>
        <w:rPr/>
      </w:pPr>
      <w:r>
        <w:rPr/>
      </w:r>
    </w:p>
  </w:footnote>
  <w:footnote w:id="37">
    <w:p>
      <w:pPr>
        <w:pStyle w:val="Footnotetext"/>
        <w:rPr/>
      </w:pPr>
      <w:r>
        <w:rPr>
          <w:rFonts w:cs="Times New Roman" w:ascii="Times New Roman" w:hAnsi="Times New Roman"/>
          <w:sz w:val="20"/>
          <w:szCs w:val="20"/>
          <w:lang w:val="fi-FI"/>
        </w:rPr>
        <w:footnoteRef/>
        <w:tab/>
        <w:t xml:space="preserve"> </w:t>
      </w:r>
      <w:r>
        <w:rPr>
          <w:rFonts w:cs="Times New Roman" w:ascii="Times New Roman" w:hAnsi="Times New Roman"/>
          <w:sz w:val="20"/>
          <w:szCs w:val="20"/>
          <w:lang w:val="fi-FI"/>
        </w:rPr>
        <w:t xml:space="preserve">Latinankielisestä aineistosta yleisemmin ks. </w:t>
      </w:r>
      <w:hyperlink r:id="rId35">
        <w:r>
          <w:rPr>
            <w:rStyle w:val="InternetLink"/>
            <w:rFonts w:cs="Times New Roman" w:ascii="Times New Roman" w:hAnsi="Times New Roman"/>
            <w:sz w:val="20"/>
            <w:szCs w:val="20"/>
            <w:lang w:val="fi-FI"/>
          </w:rPr>
          <w:t>www.brepolis.net</w:t>
        </w:r>
      </w:hyperlink>
      <w:r>
        <w:rPr>
          <w:rFonts w:cs="Times New Roman" w:ascii="Times New Roman" w:hAnsi="Times New Roman"/>
          <w:sz w:val="20"/>
          <w:szCs w:val="20"/>
          <w:lang w:val="fi-FI"/>
        </w:rPr>
        <w:t>.</w:t>
      </w:r>
    </w:p>
  </w:footnote>
  <w:footnote w:id="38">
    <w:p>
      <w:pPr>
        <w:pStyle w:val="Normal1"/>
        <w:spacing w:lineRule="auto" w:line="240"/>
        <w:rPr/>
      </w:pPr>
      <w:hyperlink r:id="rId36">
        <w:r>
          <w:rPr>
            <w:rStyle w:val="InternetLink"/>
            <w:rFonts w:cs="Times New Roman" w:ascii="Times New Roman" w:hAnsi="Times New Roman"/>
            <w:sz w:val="20"/>
            <w:lang w:val="fi-FI"/>
          </w:rPr>
          <w:footnoteRef/>
          <w:tab/>
        </w:r>
        <w:r>
          <w:rPr>
            <w:rStyle w:val="InternetLink"/>
            <w:rFonts w:cs="Times New Roman" w:ascii="Times New Roman" w:hAnsi="Times New Roman"/>
            <w:sz w:val="20"/>
            <w:lang w:val="fi-FI"/>
          </w:rPr>
          <w:t>http://digi.kansalliskirjasto.fi/sanomalehti</w:t>
        </w:r>
      </w:hyperlink>
      <w:r>
        <w:rPr>
          <w:rFonts w:cs="Times New Roman" w:ascii="Times New Roman" w:hAnsi="Times New Roman"/>
          <w:sz w:val="20"/>
          <w:lang w:val="fi-FI"/>
        </w:rPr>
        <w:t xml:space="preserve"> </w:t>
      </w:r>
    </w:p>
  </w:footnote>
  <w:footnote w:id="39">
    <w:p>
      <w:pPr>
        <w:pStyle w:val="Footnotetext"/>
        <w:rPr/>
      </w:pPr>
      <w:r>
        <w:rPr>
          <w:rFonts w:cs="Times New Roman" w:ascii="Times New Roman" w:hAnsi="Times New Roman"/>
          <w:sz w:val="20"/>
          <w:szCs w:val="20"/>
          <w:lang w:val="fi-FI"/>
        </w:rPr>
        <w:footnoteRef/>
        <w:tab/>
        <w:t xml:space="preserve"> </w:t>
      </w:r>
      <w:r>
        <w:rPr>
          <w:rFonts w:cs="Times New Roman" w:ascii="Times New Roman" w:hAnsi="Times New Roman"/>
          <w:sz w:val="20"/>
          <w:szCs w:val="20"/>
          <w:lang w:val="fi-FI"/>
        </w:rPr>
        <w:t xml:space="preserve">Kimmo Kettunen, Tuula Pääkkönen ja Mika Koistinen, ‘Kansalliskirjaston digitoitu historiallinen lehtiaineisto 1771–1910: sanatason laatu, kokoelmien käyttö ja laadun parantaminen’, </w:t>
      </w:r>
      <w:r>
        <w:rPr>
          <w:rFonts w:cs="Times New Roman" w:ascii="Times New Roman" w:hAnsi="Times New Roman"/>
          <w:i/>
          <w:sz w:val="20"/>
          <w:szCs w:val="20"/>
          <w:lang w:val="fi-FI"/>
        </w:rPr>
        <w:t>Informaatiotutkimus</w:t>
      </w:r>
      <w:r>
        <w:rPr>
          <w:rFonts w:cs="Times New Roman" w:ascii="Times New Roman" w:hAnsi="Times New Roman"/>
          <w:sz w:val="20"/>
          <w:szCs w:val="20"/>
          <w:lang w:val="fi-FI"/>
        </w:rPr>
        <w:t>, 35, 2016, s. 3-14.</w:t>
      </w:r>
    </w:p>
  </w:footnote>
  <w:footnote w:id="40">
    <w:p>
      <w:pPr>
        <w:pStyle w:val="Normal1"/>
        <w:spacing w:lineRule="auto" w:line="240"/>
        <w:rPr/>
      </w:pPr>
      <w:r>
        <w:rPr>
          <w:rFonts w:eastAsia="Times New Roman" w:cs="Times New Roman" w:ascii="Times New Roman" w:hAnsi="Times New Roman"/>
          <w:sz w:val="20"/>
          <w:lang w:val="fi-FI"/>
        </w:rPr>
        <w:footnoteRef/>
        <w:tab/>
      </w:r>
      <w:r>
        <w:rPr>
          <w:rFonts w:eastAsia="Times New Roman" w:cs="Times New Roman" w:ascii="Times New Roman" w:hAnsi="Times New Roman"/>
          <w:sz w:val="20"/>
        </w:rPr>
        <w:t xml:space="preserve"> </w:t>
      </w:r>
      <w:r>
        <w:rPr>
          <w:rFonts w:eastAsia="Times New Roman" w:cs="Times New Roman" w:ascii="Times New Roman" w:hAnsi="Times New Roman"/>
          <w:sz w:val="20"/>
        </w:rPr>
        <w:t xml:space="preserve">John PA Ioannidis, ‘Why Most Published Research Findings Are False.’.PLoS Med 2(8): e124. doi: 10.1371/journal.pmed.0020124, 2005. </w:t>
      </w:r>
      <w:hyperlink r:id="rId37">
        <w:r>
          <w:rPr>
            <w:rStyle w:val="InternetLink"/>
            <w:rFonts w:cs="Times New Roman" w:ascii="Times New Roman" w:hAnsi="Times New Roman"/>
            <w:color w:val="6611CC"/>
            <w:sz w:val="20"/>
          </w:rPr>
          <w:t>http://journals.plos.org/plosmedicine/article?id=10.1371/journal.pmed.0020124</w:t>
        </w:r>
      </w:hyperlink>
    </w:p>
  </w:footnote>
  <w:footnote w:id="41">
    <w:p>
      <w:pPr>
        <w:pStyle w:val="Normal1"/>
        <w:spacing w:lineRule="auto" w:line="240"/>
        <w:rPr/>
      </w:pPr>
      <w:r>
        <w:rPr>
          <w:rStyle w:val="HTMLCite"/>
          <w:rFonts w:eastAsia="Times New Roman" w:cs="Times New Roman" w:ascii="Times New Roman" w:hAnsi="Times New Roman"/>
          <w:i w:val="false"/>
          <w:sz w:val="20"/>
          <w:lang w:val="fi-FI"/>
        </w:rPr>
        <w:footnoteRef/>
        <w:tab/>
      </w:r>
      <w:r>
        <w:rPr>
          <w:rStyle w:val="HTMLCite"/>
          <w:rFonts w:eastAsia="Times New Roman" w:cs="Times New Roman" w:ascii="Times New Roman" w:hAnsi="Times New Roman"/>
          <w:i w:val="false"/>
          <w:sz w:val="20"/>
        </w:rPr>
        <w:t xml:space="preserve"> </w:t>
      </w:r>
      <w:r>
        <w:rPr>
          <w:rStyle w:val="HTMLCite"/>
          <w:rFonts w:eastAsia="Times New Roman" w:cs="Times New Roman" w:ascii="Times New Roman" w:hAnsi="Times New Roman"/>
          <w:i w:val="false"/>
          <w:sz w:val="20"/>
        </w:rPr>
        <w:t xml:space="preserve">Margaret Gardiner-Garden and Timothy Littlejohn, ‘A comparison of microarray databases’, </w:t>
      </w:r>
      <w:r>
        <w:rPr>
          <w:rStyle w:val="HTMLCite"/>
          <w:rFonts w:eastAsia="Times New Roman" w:cs="Times New Roman" w:ascii="Times New Roman" w:hAnsi="Times New Roman"/>
          <w:sz w:val="20"/>
        </w:rPr>
        <w:t>Brief Bioinform</w:t>
      </w:r>
      <w:r>
        <w:rPr>
          <w:rStyle w:val="Slugpubdate"/>
          <w:rFonts w:eastAsia="Times New Roman" w:cs="Times New Roman" w:ascii="Times New Roman" w:hAnsi="Times New Roman"/>
          <w:iCs/>
          <w:sz w:val="20"/>
        </w:rPr>
        <w:t>, 2001, s.</w:t>
      </w:r>
      <w:r>
        <w:rPr>
          <w:rStyle w:val="Slugissue"/>
          <w:rFonts w:eastAsia="Times New Roman" w:cs="Times New Roman" w:ascii="Times New Roman" w:hAnsi="Times New Roman"/>
          <w:i/>
          <w:iCs/>
          <w:sz w:val="20"/>
        </w:rPr>
        <w:t xml:space="preserve"> </w:t>
      </w:r>
      <w:r>
        <w:rPr>
          <w:rStyle w:val="Slugpages"/>
          <w:rFonts w:eastAsia="Times New Roman" w:cs="Times New Roman" w:ascii="Times New Roman" w:hAnsi="Times New Roman"/>
          <w:iCs/>
          <w:sz w:val="20"/>
        </w:rPr>
        <w:t xml:space="preserve">143-158. </w:t>
      </w:r>
      <w:r>
        <w:rPr>
          <w:rStyle w:val="Slugdoiwrapper"/>
          <w:rFonts w:eastAsia="Times New Roman" w:cs="Times New Roman" w:ascii="Times New Roman" w:hAnsi="Times New Roman"/>
          <w:iCs/>
          <w:sz w:val="20"/>
        </w:rPr>
        <w:t xml:space="preserve">doi: </w:t>
      </w:r>
      <w:r>
        <w:rPr>
          <w:rStyle w:val="Slugdoi"/>
          <w:rFonts w:eastAsia="Times New Roman" w:cs="Times New Roman" w:ascii="Times New Roman" w:hAnsi="Times New Roman"/>
          <w:iCs/>
          <w:sz w:val="20"/>
        </w:rPr>
        <w:t>10.1093/bib/2.2.143</w:t>
      </w:r>
      <w:r>
        <w:rPr>
          <w:rStyle w:val="Slugdoiwrapper"/>
          <w:rFonts w:eastAsia="Times New Roman" w:cs="Times New Roman" w:ascii="Times New Roman" w:hAnsi="Times New Roman"/>
          <w:i/>
          <w:iCs/>
          <w:sz w:val="20"/>
        </w:rPr>
        <w:t xml:space="preserve">  </w:t>
      </w:r>
      <w:hyperlink r:id="rId38">
        <w:r>
          <w:rPr>
            <w:rStyle w:val="InternetLink"/>
            <w:rFonts w:cs="Times New Roman" w:ascii="Times New Roman" w:hAnsi="Times New Roman"/>
            <w:color w:val="6611CC"/>
            <w:sz w:val="20"/>
          </w:rPr>
          <w:t>http://bib.oxfordjournals.org/content/2/2/143.short</w:t>
        </w:r>
      </w:hyperlink>
    </w:p>
  </w:footnote>
  <w:footnote w:id="42">
    <w:p>
      <w:pPr>
        <w:pStyle w:val="Footnotetext"/>
        <w:rPr/>
      </w:pPr>
      <w:hyperlink r:id="rId39">
        <w:r>
          <w:rPr>
            <w:rStyle w:val="InternetLink"/>
            <w:rFonts w:cs="Times New Roman" w:ascii="Times New Roman" w:hAnsi="Times New Roman"/>
            <w:sz w:val="20"/>
            <w:szCs w:val="20"/>
            <w:lang w:val="fi-FI"/>
          </w:rPr>
          <w:footnoteRef/>
          <w:tab/>
        </w:r>
        <w:r>
          <w:rPr>
            <w:rStyle w:val="InternetLink"/>
            <w:rFonts w:cs="Times New Roman" w:ascii="Times New Roman" w:hAnsi="Times New Roman"/>
            <w:sz w:val="20"/>
            <w:szCs w:val="20"/>
            <w:lang w:val="fi-FI"/>
          </w:rPr>
          <w:t>http://avointiede.fi/</w:t>
        </w:r>
      </w:hyperlink>
      <w:r>
        <w:rPr>
          <w:rFonts w:cs="Times New Roman" w:ascii="Times New Roman" w:hAnsi="Times New Roman"/>
          <w:sz w:val="20"/>
          <w:szCs w:val="20"/>
          <w:lang w:val="fi-FI"/>
        </w:rPr>
        <w:t xml:space="preserve"> </w:t>
      </w:r>
    </w:p>
  </w:footnote>
  <w:footnote w:id="43">
    <w:p>
      <w:pPr>
        <w:pStyle w:val="Normal"/>
        <w:rPr/>
      </w:pPr>
      <w:r>
        <w:rPr>
          <w:rFonts w:eastAsia="Times New Roman" w:cs="Times New Roman" w:ascii="Times New Roman" w:hAnsi="Times New Roman"/>
          <w:sz w:val="20"/>
          <w:szCs w:val="20"/>
          <w:lang w:val="fi-FI"/>
        </w:rPr>
        <w:footnoteRef/>
        <w:tab/>
        <w:t xml:space="preserve"> </w:t>
      </w:r>
      <w:r>
        <w:rPr>
          <w:rFonts w:eastAsia="Times New Roman" w:cs="Times New Roman" w:ascii="Times New Roman" w:hAnsi="Times New Roman"/>
          <w:sz w:val="20"/>
          <w:szCs w:val="20"/>
          <w:lang w:val="fi-FI"/>
        </w:rPr>
        <w:t xml:space="preserve">Viveca Still ja Oikeuksien hallinta -työryhmä, ‘Suurimmat juridiset esteet avoimelle tieteelle ja tutkimukselle Suomessa’, Avoin tiede ja tutkimus –hanke, 2016 </w:t>
      </w:r>
      <w:hyperlink r:id="rId40">
        <w:r>
          <w:rPr>
            <w:rStyle w:val="InternetLink"/>
            <w:rFonts w:eastAsia="Times New Roman" w:cs="Times New Roman" w:ascii="Times New Roman" w:hAnsi="Times New Roman"/>
            <w:sz w:val="20"/>
            <w:szCs w:val="20"/>
            <w:lang w:val="fi-FI"/>
          </w:rPr>
          <w:t>http://avointiede.fi/documents/10864/12232/Suurimmat+juridiset+esteet+avoimelle+tieteelle+ja+tutkimukselle+Suomessa/45e6ded5-192b-4c16-8ac6-f0828e146a19?version=1.0</w:t>
        </w:r>
      </w:hyperlink>
      <w:r>
        <w:rPr>
          <w:rFonts w:eastAsia="Times New Roman" w:cs="Times New Roman" w:ascii="Times New Roman" w:hAnsi="Times New Roman"/>
          <w:sz w:val="20"/>
          <w:szCs w:val="20"/>
          <w:lang w:val="fi-FI"/>
        </w:rPr>
        <w:t xml:space="preserve"> </w:t>
      </w:r>
    </w:p>
  </w:footnote>
  <w:footnote w:id="44">
    <w:p>
      <w:pPr>
        <w:pStyle w:val="Footnotetext"/>
        <w:rPr/>
      </w:pPr>
      <w:hyperlink r:id="rId41">
        <w:r>
          <w:rPr>
            <w:rStyle w:val="InternetLink"/>
            <w:rFonts w:cs="Times New Roman" w:ascii="Times New Roman" w:hAnsi="Times New Roman"/>
            <w:sz w:val="20"/>
            <w:szCs w:val="20"/>
            <w:lang w:val="fi-FI"/>
          </w:rPr>
          <w:footnoteRef/>
          <w:tab/>
        </w:r>
        <w:r>
          <w:rPr>
            <w:rStyle w:val="InternetLink"/>
            <w:rFonts w:cs="Times New Roman" w:ascii="Times New Roman" w:hAnsi="Times New Roman"/>
            <w:sz w:val="20"/>
            <w:szCs w:val="20"/>
            <w:lang w:val="fi-FI"/>
          </w:rPr>
          <w:t>https://ec.europa.eu/priorities/digital-single-market_en</w:t>
        </w:r>
      </w:hyperlink>
      <w:r>
        <w:rPr>
          <w:rFonts w:cs="Times New Roman" w:ascii="Times New Roman" w:hAnsi="Times New Roman"/>
          <w:sz w:val="20"/>
          <w:szCs w:val="20"/>
          <w:lang w:val="fi-FI"/>
        </w:rPr>
        <w:t xml:space="preserve"> </w:t>
      </w:r>
    </w:p>
  </w:footnote>
  <w:footnote w:id="45">
    <w:p>
      <w:pPr>
        <w:pStyle w:val="Footnotetext"/>
        <w:rPr/>
      </w:pPr>
      <w:r>
        <w:rPr>
          <w:rFonts w:eastAsia="Times New Roman" w:cs="Times New Roman" w:ascii="Times New Roman" w:hAnsi="Times New Roman"/>
          <w:sz w:val="20"/>
          <w:szCs w:val="20"/>
          <w:lang w:val="fi-FI"/>
        </w:rPr>
        <w:footnoteRef/>
        <w:tab/>
      </w: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 xml:space="preserve">Jenny Molloy, ‘The Open Knowledge Foundation: Open Data Means Better Science’, PLoS Biol 9(12): e1001195. doi:10.1371/journal.pbio.1001195, 2011, </w:t>
      </w:r>
      <w:hyperlink r:id="rId42">
        <w:r>
          <w:rPr>
            <w:rStyle w:val="InternetLink"/>
            <w:rFonts w:cs="Times New Roman" w:ascii="Times New Roman" w:hAnsi="Times New Roman"/>
            <w:sz w:val="20"/>
            <w:szCs w:val="20"/>
          </w:rPr>
          <w:t>http://journals.plos.org/plosbiology/article?id=10.1371/journal.pbio.1001195</w:t>
        </w:r>
      </w:hyperlink>
      <w:r>
        <w:rPr>
          <w:rFonts w:cs="Times New Roman" w:ascii="Times New Roman" w:hAnsi="Times New Roman"/>
          <w:sz w:val="20"/>
          <w:szCs w:val="20"/>
        </w:rPr>
        <w:t xml:space="preserve"> </w:t>
      </w:r>
    </w:p>
  </w:footnote>
  <w:footnote w:id="46">
    <w:p>
      <w:pPr>
        <w:pStyle w:val="Normal1"/>
        <w:spacing w:lineRule="auto" w:line="240"/>
        <w:rPr/>
      </w:pPr>
      <w:r>
        <w:rPr>
          <w:rFonts w:cs="Times New Roman" w:ascii="Times New Roman" w:hAnsi="Times New Roman"/>
          <w:sz w:val="20"/>
          <w:lang w:val="fi-FI"/>
        </w:rPr>
        <w:footnoteRef/>
        <w:tab/>
        <w:t xml:space="preserve"> </w:t>
      </w:r>
      <w:r>
        <w:rPr>
          <w:rFonts w:cs="Times New Roman" w:ascii="Times New Roman" w:hAnsi="Times New Roman"/>
          <w:sz w:val="20"/>
          <w:lang w:val="fi-FI"/>
        </w:rPr>
        <w:t>Esimerkiksi Dewey-järjestelmän saaminen tutkimuskäyttöön on osoittautunut erittäin hankalaksi. Samanlaisia kokemuksia liittyy niin ECCO-aineiston raakadatan saamiseen kuin myös eri kirjastoluetteloiden marc-tiedostojen saamisesta tutkimuskäyttöön.</w:t>
      </w:r>
    </w:p>
  </w:footnote>
  <w:footnote w:id="47">
    <w:p>
      <w:pPr>
        <w:pStyle w:val="Normal"/>
        <w:rPr/>
      </w:pPr>
      <w:r>
        <w:rPr>
          <w:rStyle w:val="Footnotereference"/>
          <w:sz w:val="20"/>
          <w:szCs w:val="20"/>
        </w:rPr>
        <w:footnoteRef/>
        <w:tab/>
      </w:r>
      <w:r>
        <w:rPr>
          <w:sz w:val="20"/>
          <w:szCs w:val="20"/>
          <w:lang w:val="fi-FI"/>
        </w:rPr>
        <w:t xml:space="preserve"> </w:t>
      </w:r>
      <w:r>
        <w:rPr>
          <w:sz w:val="20"/>
          <w:szCs w:val="20"/>
          <w:lang w:val="fi-FI"/>
        </w:rPr>
        <w:t xml:space="preserve">Tästä keskustelua, esim. Hannu Salmi ja Mikko Tolonen, ”Ilman lehtiarkistoja me historiantutkijat emme voi tehdä työtämme”, Helsingin Sanomat, 24.4.2017. </w:t>
      </w:r>
      <w:hyperlink r:id="rId43">
        <w:r>
          <w:rPr>
            <w:rStyle w:val="InternetLink"/>
            <w:sz w:val="20"/>
            <w:szCs w:val="20"/>
            <w:lang w:val="fi-FI"/>
          </w:rPr>
          <w:t>http://www.hs.fi/paivanlehti/24042017/art-2000005182067.html</w:t>
        </w:r>
      </w:hyperlink>
      <w:r>
        <w:rPr>
          <w:sz w:val="20"/>
          <w:szCs w:val="20"/>
          <w:lang w:val="fi-FI"/>
        </w:rPr>
        <w:t xml:space="preserve"> </w:t>
      </w:r>
    </w:p>
  </w:footnote>
  <w:footnote w:id="48">
    <w:p>
      <w:pPr>
        <w:pStyle w:val="Normal"/>
        <w:rPr/>
      </w:pPr>
      <w:r>
        <w:rPr>
          <w:rStyle w:val="Footnotereference"/>
          <w:sz w:val="20"/>
          <w:szCs w:val="20"/>
        </w:rPr>
        <w:footnoteRef/>
        <w:tab/>
      </w:r>
      <w:r>
        <w:rPr>
          <w:sz w:val="20"/>
          <w:szCs w:val="20"/>
          <w:lang w:val="fi-FI"/>
        </w:rPr>
        <w:t xml:space="preserve"> </w:t>
      </w:r>
      <w:r>
        <w:rPr>
          <w:sz w:val="20"/>
          <w:szCs w:val="20"/>
          <w:lang w:val="fi-FI"/>
        </w:rPr>
        <w:t xml:space="preserve">Tästä keskustelua, esim. Hannu Salmi ja Mikko Tolonen, ”Ilman lehtiarkistoja me historiantutkijat emme voi tehdä työtämme”, Helsingin Sanomat, 24.4.2017. </w:t>
      </w:r>
      <w:hyperlink r:id="rId44">
        <w:r>
          <w:rPr>
            <w:rStyle w:val="InternetLink"/>
            <w:sz w:val="20"/>
            <w:szCs w:val="20"/>
            <w:lang w:val="fi-FI"/>
          </w:rPr>
          <w:t>http://www.hs.fi/paivanlehti/24042017/art-2000005182067.html</w:t>
        </w:r>
      </w:hyperlink>
      <w:r>
        <w:rPr>
          <w:sz w:val="20"/>
          <w:szCs w:val="20"/>
          <w:lang w:val="fi-FI"/>
        </w:rPr>
        <w:t xml:space="preserve"> </w:t>
      </w:r>
    </w:p>
  </w:footnote>
  <w:footnote w:id="49">
    <w:p>
      <w:pPr>
        <w:pStyle w:val="Footnotetext"/>
        <w:rPr/>
      </w:pPr>
      <w:hyperlink r:id="rId45">
        <w:r>
          <w:rPr>
            <w:rStyle w:val="InternetLink"/>
            <w:rFonts w:cs="Times New Roman" w:ascii="Times New Roman" w:hAnsi="Times New Roman"/>
            <w:color w:val="1155CC"/>
            <w:sz w:val="20"/>
            <w:szCs w:val="20"/>
            <w:lang w:val="fi-FI"/>
          </w:rPr>
          <w:footnoteRef/>
          <w:tab/>
        </w:r>
        <w:r>
          <w:rPr>
            <w:rStyle w:val="InternetLink"/>
            <w:rFonts w:cs="Times New Roman" w:ascii="Times New Roman" w:hAnsi="Times New Roman"/>
            <w:color w:val="1155CC"/>
            <w:sz w:val="20"/>
            <w:szCs w:val="20"/>
          </w:rPr>
          <w:t>http://www.sciencemag.org/content/336/6078/159.summary</w:t>
        </w:r>
      </w:hyperlink>
      <w:r>
        <w:rPr>
          <w:rFonts w:cs="Times New Roman" w:ascii="Times New Roman" w:hAnsi="Times New Roman"/>
          <w:sz w:val="20"/>
          <w:szCs w:val="20"/>
        </w:rPr>
        <w:t xml:space="preserve">; John P. A. Ioannidis, ‘How to Make More Published Research True’, </w:t>
      </w:r>
      <w:r>
        <w:rPr>
          <w:rFonts w:cs="Times New Roman" w:ascii="Times New Roman" w:hAnsi="Times New Roman"/>
          <w:i/>
          <w:sz w:val="20"/>
          <w:szCs w:val="20"/>
        </w:rPr>
        <w:t>PLOS</w:t>
      </w:r>
      <w:r>
        <w:rPr>
          <w:rFonts w:cs="Times New Roman" w:ascii="Times New Roman" w:hAnsi="Times New Roman"/>
          <w:sz w:val="20"/>
          <w:szCs w:val="20"/>
        </w:rPr>
        <w:t xml:space="preserve">, 2014, </w:t>
      </w:r>
      <w:hyperlink r:id="rId46">
        <w:r>
          <w:rPr>
            <w:rStyle w:val="InternetLink"/>
            <w:rFonts w:cs="Times New Roman" w:ascii="Times New Roman" w:hAnsi="Times New Roman"/>
            <w:sz w:val="20"/>
            <w:szCs w:val="20"/>
          </w:rPr>
          <w:t>http://dx.doi.org/10.1371/journal.pmed.1001747</w:t>
        </w:r>
      </w:hyperlink>
    </w:p>
  </w:footnote>
  <w:footnote w:id="50">
    <w:p>
      <w:pPr>
        <w:pStyle w:val="Normal1"/>
        <w:spacing w:lineRule="auto" w:line="240"/>
        <w:rPr/>
      </w:pPr>
      <w:r>
        <w:rPr>
          <w:rFonts w:cs="Times New Roman" w:ascii="Times New Roman" w:hAnsi="Times New Roman"/>
          <w:sz w:val="20"/>
          <w:lang w:val="fi-FI"/>
        </w:rPr>
        <w:footnoteRef/>
        <w:tab/>
      </w:r>
      <w:r>
        <w:rPr>
          <w:rFonts w:cs="Times New Roman" w:ascii="Times New Roman" w:hAnsi="Times New Roman"/>
          <w:sz w:val="20"/>
        </w:rPr>
        <w:t xml:space="preserve"> </w:t>
      </w:r>
      <w:r>
        <w:rPr>
          <w:rFonts w:cs="Times New Roman" w:ascii="Times New Roman" w:hAnsi="Times New Roman"/>
          <w:sz w:val="20"/>
        </w:rPr>
        <w:t>Esim. Github, Gitlab ja Bitbucket</w:t>
      </w:r>
    </w:p>
  </w:footnote>
  <w:footnote w:id="51">
    <w:p>
      <w:pPr>
        <w:pStyle w:val="Normal1"/>
        <w:spacing w:lineRule="auto" w:line="240"/>
        <w:rPr/>
      </w:pPr>
      <w:r>
        <w:rPr>
          <w:rFonts w:cs="Times New Roman" w:ascii="Times New Roman" w:hAnsi="Times New Roman"/>
          <w:sz w:val="20"/>
          <w:lang w:val="fi-FI"/>
        </w:rPr>
        <w:footnoteRef/>
        <w:tab/>
        <w:t xml:space="preserve"> </w:t>
      </w:r>
      <w:r>
        <w:rPr>
          <w:rFonts w:cs="Times New Roman" w:ascii="Times New Roman" w:hAnsi="Times New Roman"/>
          <w:sz w:val="20"/>
          <w:lang w:val="fi-FI"/>
        </w:rPr>
        <w:t>Esimerkiksi Dewey-järjestelmän saaminen tutkimuskäyttöön on osoittautunut erittäin hankalaksi. Samanlaisia kokemuksia liittyy niin ECCO-aineiston raakadatan saamiseen kuin myös eri kirjastoluetteloiden marc-tiedostojen saamisesta tutkimuskäyttöön.</w:t>
      </w:r>
    </w:p>
  </w:footnote>
  <w:footnote w:id="52">
    <w:p>
      <w:pPr>
        <w:pStyle w:val="Footnotetext"/>
        <w:rPr/>
      </w:pPr>
      <w:r>
        <w:rPr>
          <w:rFonts w:eastAsia="Times New Roman" w:cs="Times New Roman" w:ascii="Times New Roman" w:hAnsi="Times New Roman"/>
          <w:sz w:val="20"/>
          <w:szCs w:val="20"/>
          <w:lang w:val="fi-FI"/>
        </w:rPr>
        <w:footnoteRef/>
        <w:tab/>
      </w: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 xml:space="preserve">Jenny Molloy, ‘The Open Knowledge Foundation: Open Data Means Better Science’, PLoS Biol 9(12): e1001195. doi:10.1371/journal.pbio.1001195, 2011, </w:t>
      </w:r>
      <w:hyperlink r:id="rId47">
        <w:r>
          <w:rPr>
            <w:rStyle w:val="InternetLink"/>
            <w:rFonts w:cs="Times New Roman" w:ascii="Times New Roman" w:hAnsi="Times New Roman"/>
            <w:sz w:val="20"/>
            <w:szCs w:val="20"/>
          </w:rPr>
          <w:t>http://journals.plos.org/plosbiology/article?id=10.1371/journal.pbio.1001195</w:t>
        </w:r>
      </w:hyperlink>
      <w:r>
        <w:rPr>
          <w:rFonts w:cs="Times New Roman" w:ascii="Times New Roman" w:hAnsi="Times New Roman"/>
          <w:sz w:val="20"/>
          <w:szCs w:val="20"/>
        </w:rPr>
        <w:t xml:space="preserve"> </w:t>
      </w:r>
    </w:p>
  </w:footnote>
  <w:footnote w:id="53">
    <w:p>
      <w:pPr>
        <w:pStyle w:val="Footnotetext"/>
        <w:rPr/>
      </w:pPr>
      <w:hyperlink r:id="rId48">
        <w:r>
          <w:rPr>
            <w:rStyle w:val="InternetLink"/>
            <w:rFonts w:cs="Times New Roman" w:ascii="Times New Roman" w:hAnsi="Times New Roman"/>
            <w:color w:val="1155CC"/>
            <w:sz w:val="20"/>
            <w:szCs w:val="20"/>
            <w:lang w:val="fi-FI"/>
          </w:rPr>
          <w:footnoteRef/>
          <w:tab/>
        </w:r>
        <w:r>
          <w:rPr>
            <w:rStyle w:val="InternetLink"/>
            <w:rFonts w:cs="Times New Roman" w:ascii="Times New Roman" w:hAnsi="Times New Roman"/>
            <w:color w:val="1155CC"/>
            <w:sz w:val="20"/>
            <w:szCs w:val="20"/>
          </w:rPr>
          <w:t>http://www.worldbank.org/content/dam/Worldbank/document/Open-Data-for-Economic-Growth.pdf</w:t>
        </w:r>
      </w:hyperlink>
      <w:r>
        <w:rPr>
          <w:rFonts w:cs="Times New Roman" w:ascii="Times New Roman" w:hAnsi="Times New Roman"/>
          <w:sz w:val="20"/>
          <w:szCs w:val="20"/>
        </w:rPr>
        <w:t xml:space="preserve">; </w:t>
      </w:r>
      <w:hyperlink r:id="rId49">
        <w:r>
          <w:rPr>
            <w:rStyle w:val="InternetLink"/>
            <w:rFonts w:cs="Times New Roman" w:ascii="Times New Roman" w:hAnsi="Times New Roman"/>
            <w:sz w:val="20"/>
            <w:szCs w:val="20"/>
          </w:rPr>
          <w:t>http://www.mckinsey.com/insights/business_technology/big_data_the_next_frontier_for_innovation</w:t>
        </w:r>
      </w:hyperlink>
      <w:r>
        <w:rPr>
          <w:rFonts w:cs="Times New Roman" w:ascii="Times New Roman" w:hAnsi="Times New Roman"/>
          <w:sz w:val="20"/>
          <w:szCs w:val="20"/>
        </w:rPr>
        <w:t xml:space="preserve"> </w:t>
      </w:r>
    </w:p>
  </w:footnote>
  <w:footnote w:id="54">
    <w:p>
      <w:pPr>
        <w:pStyle w:val="Footnotetext"/>
        <w:rPr/>
      </w:pPr>
      <w:hyperlink r:id="rId50">
        <w:r>
          <w:rPr>
            <w:rStyle w:val="InternetLink"/>
            <w:rFonts w:cs="Times New Roman" w:ascii="Times New Roman" w:hAnsi="Times New Roman"/>
            <w:color w:val="1155CC"/>
            <w:sz w:val="20"/>
            <w:szCs w:val="20"/>
            <w:lang w:val="fi-FI"/>
          </w:rPr>
          <w:footnoteRef/>
          <w:tab/>
        </w:r>
        <w:r>
          <w:rPr>
            <w:rStyle w:val="InternetLink"/>
            <w:rFonts w:cs="Times New Roman" w:ascii="Times New Roman" w:hAnsi="Times New Roman"/>
            <w:color w:val="1155CC"/>
            <w:sz w:val="20"/>
            <w:szCs w:val="20"/>
          </w:rPr>
          <w:t>http://www.sciencemag.org/content/336/6078/159.summary</w:t>
        </w:r>
      </w:hyperlink>
      <w:r>
        <w:rPr>
          <w:rFonts w:cs="Times New Roman" w:ascii="Times New Roman" w:hAnsi="Times New Roman"/>
          <w:sz w:val="20"/>
          <w:szCs w:val="20"/>
        </w:rPr>
        <w:t xml:space="preserve">; John P. A. Ioannidis, ‘How to Make More Published Research True’, </w:t>
      </w:r>
      <w:r>
        <w:rPr>
          <w:rFonts w:cs="Times New Roman" w:ascii="Times New Roman" w:hAnsi="Times New Roman"/>
          <w:i/>
          <w:sz w:val="20"/>
          <w:szCs w:val="20"/>
        </w:rPr>
        <w:t>PLOS</w:t>
      </w:r>
      <w:r>
        <w:rPr>
          <w:rFonts w:cs="Times New Roman" w:ascii="Times New Roman" w:hAnsi="Times New Roman"/>
          <w:sz w:val="20"/>
          <w:szCs w:val="20"/>
        </w:rPr>
        <w:t xml:space="preserve">, 2014, </w:t>
      </w:r>
      <w:hyperlink r:id="rId51">
        <w:r>
          <w:rPr>
            <w:rStyle w:val="InternetLink"/>
            <w:rFonts w:cs="Times New Roman" w:ascii="Times New Roman" w:hAnsi="Times New Roman"/>
            <w:sz w:val="20"/>
            <w:szCs w:val="20"/>
          </w:rPr>
          <w:t>http://dx.doi.org/10.1371/journal.pmed.1001747</w:t>
        </w:r>
      </w:hyperlink>
    </w:p>
  </w:footnote>
  <w:footnote w:id="55">
    <w:p>
      <w:pPr>
        <w:pStyle w:val="Normal1"/>
        <w:spacing w:lineRule="auto" w:line="240"/>
        <w:rPr/>
      </w:pPr>
      <w:r>
        <w:rPr>
          <w:rFonts w:cs="Times New Roman" w:ascii="Times New Roman" w:hAnsi="Times New Roman"/>
          <w:sz w:val="20"/>
          <w:lang w:val="fi-FI"/>
        </w:rPr>
        <w:footnoteRef/>
        <w:tab/>
      </w:r>
      <w:r>
        <w:rPr>
          <w:rFonts w:cs="Times New Roman" w:ascii="Times New Roman" w:hAnsi="Times New Roman"/>
          <w:sz w:val="20"/>
        </w:rPr>
        <w:t xml:space="preserve"> </w:t>
      </w:r>
      <w:r>
        <w:rPr>
          <w:rFonts w:cs="Times New Roman" w:ascii="Times New Roman" w:hAnsi="Times New Roman"/>
          <w:sz w:val="20"/>
        </w:rPr>
        <w:t>Esim. Github, Gitlab ja Bitbucket</w:t>
      </w:r>
    </w:p>
  </w:footnote>
  <w:footnote w:id="56">
    <w:p>
      <w:pPr>
        <w:pStyle w:val="Footnotetext"/>
        <w:rPr/>
      </w:pPr>
      <w:r>
        <w:rPr>
          <w:rFonts w:cs="Times New Roman" w:ascii="Times New Roman" w:hAnsi="Times New Roman"/>
          <w:sz w:val="20"/>
          <w:szCs w:val="20"/>
          <w:lang w:val="fi-FI"/>
        </w:rPr>
        <w:footnoteRef/>
        <w:tab/>
      </w:r>
      <w:r>
        <w:rPr>
          <w:rFonts w:cs="Times New Roman" w:ascii="Times New Roman" w:hAnsi="Times New Roman"/>
          <w:sz w:val="20"/>
          <w:szCs w:val="20"/>
        </w:rPr>
        <w:t xml:space="preserve"> </w:t>
      </w:r>
      <w:r>
        <w:rPr>
          <w:rFonts w:cs="Times New Roman" w:ascii="Times New Roman" w:hAnsi="Times New Roman"/>
          <w:sz w:val="20"/>
          <w:szCs w:val="20"/>
        </w:rPr>
        <w:t xml:space="preserve">Megan L. Head, Luke Holman, Rob Lanfear, Andrew T. Kahn and Michael D. Jennions, ‘The Extent and Consequences of P-Hacking in Science’, </w:t>
      </w:r>
      <w:r>
        <w:rPr>
          <w:rFonts w:cs="Times New Roman" w:ascii="Times New Roman" w:hAnsi="Times New Roman"/>
          <w:i/>
          <w:sz w:val="20"/>
          <w:szCs w:val="20"/>
        </w:rPr>
        <w:t>PLOS</w:t>
      </w:r>
      <w:r>
        <w:rPr>
          <w:rFonts w:cs="Times New Roman" w:ascii="Times New Roman" w:hAnsi="Times New Roman"/>
          <w:sz w:val="20"/>
          <w:szCs w:val="20"/>
        </w:rPr>
        <w:t xml:space="preserve">, </w:t>
      </w:r>
      <w:hyperlink r:id="rId52">
        <w:r>
          <w:rPr>
            <w:rStyle w:val="InternetLink"/>
            <w:rFonts w:cs="Times New Roman" w:ascii="Times New Roman" w:hAnsi="Times New Roman"/>
            <w:sz w:val="20"/>
            <w:szCs w:val="20"/>
          </w:rPr>
          <w:t>http://dx.doi.org/10.1371/journal.pbio.1002106</w:t>
        </w:r>
      </w:hyperlink>
      <w:r>
        <w:rPr>
          <w:rFonts w:cs="Times New Roman" w:ascii="Times New Roman" w:hAnsi="Times New Roman"/>
          <w:sz w:val="20"/>
          <w:szCs w:val="20"/>
        </w:rPr>
        <w:t xml:space="preserve"> 2015</w:t>
      </w:r>
    </w:p>
  </w:footnote>
  <w:footnote w:id="57">
    <w:p>
      <w:pPr>
        <w:pStyle w:val="Normal1"/>
        <w:spacing w:lineRule="auto" w:line="240"/>
        <w:rPr/>
      </w:pPr>
      <w:r>
        <w:rPr>
          <w:rFonts w:eastAsia="Times New Roman" w:cs="Times New Roman" w:ascii="Times New Roman" w:hAnsi="Times New Roman"/>
          <w:sz w:val="20"/>
          <w:lang w:val="fi-FI"/>
        </w:rPr>
        <w:footnoteRef/>
        <w:tab/>
      </w:r>
      <w:r>
        <w:rPr>
          <w:rFonts w:eastAsia="Times New Roman" w:cs="Times New Roman" w:ascii="Times New Roman" w:hAnsi="Times New Roman"/>
          <w:sz w:val="20"/>
        </w:rPr>
        <w:t xml:space="preserve"> </w:t>
      </w:r>
      <w:r>
        <w:rPr>
          <w:rFonts w:eastAsia="Times New Roman" w:cs="Times New Roman" w:ascii="Times New Roman" w:hAnsi="Times New Roman"/>
          <w:sz w:val="20"/>
        </w:rPr>
        <w:t xml:space="preserve">John PA Ioannidis, ‘Why Most Published Research Findings Are False.’.PLoS Med 2(8): e124. doi: 10.1371/journal.pmed.0020124, 2005. </w:t>
      </w:r>
      <w:hyperlink r:id="rId53">
        <w:r>
          <w:rPr>
            <w:rStyle w:val="InternetLink"/>
            <w:rFonts w:cs="Times New Roman" w:ascii="Times New Roman" w:hAnsi="Times New Roman"/>
            <w:color w:val="6611CC"/>
            <w:sz w:val="20"/>
            <w:lang w:val="fi-FI"/>
          </w:rPr>
          <w:t>http://journals.plos.org/plosmedicine/article?id=10.1371/journal.pmed.0020124</w:t>
        </w:r>
      </w:hyperlink>
    </w:p>
  </w:footnote>
  <w:footnote w:id="58">
    <w:p>
      <w:pPr>
        <w:pStyle w:val="Footnotetext"/>
        <w:rPr/>
      </w:pPr>
      <w:hyperlink r:id="rId54">
        <w:r>
          <w:rPr>
            <w:rStyle w:val="InternetLink"/>
            <w:rFonts w:cs="Times New Roman" w:ascii="Times New Roman" w:hAnsi="Times New Roman"/>
            <w:color w:val="1155CC"/>
            <w:sz w:val="20"/>
            <w:szCs w:val="20"/>
            <w:lang w:val="fi-FI"/>
          </w:rPr>
          <w:footnoteRef/>
          <w:tab/>
        </w:r>
        <w:r>
          <w:rPr>
            <w:rStyle w:val="InternetLink"/>
            <w:rFonts w:cs="Times New Roman" w:ascii="Times New Roman" w:hAnsi="Times New Roman"/>
            <w:color w:val="1155CC"/>
            <w:sz w:val="20"/>
            <w:szCs w:val="20"/>
          </w:rPr>
          <w:t>http://www.worldbank.org/content/dam/Worldbank/document/Open-Data-for-Economic-Growth.pdf</w:t>
        </w:r>
      </w:hyperlink>
      <w:r>
        <w:rPr>
          <w:rFonts w:cs="Times New Roman" w:ascii="Times New Roman" w:hAnsi="Times New Roman"/>
          <w:sz w:val="20"/>
          <w:szCs w:val="20"/>
        </w:rPr>
        <w:t xml:space="preserve">; </w:t>
      </w:r>
      <w:hyperlink r:id="rId55">
        <w:r>
          <w:rPr>
            <w:rStyle w:val="InternetLink"/>
            <w:rFonts w:cs="Times New Roman" w:ascii="Times New Roman" w:hAnsi="Times New Roman"/>
            <w:sz w:val="20"/>
            <w:szCs w:val="20"/>
          </w:rPr>
          <w:t>http://www.mckinsey.com/insights/business_technology/big_data_the_next_frontier_for_innovation</w:t>
        </w:r>
      </w:hyperlink>
      <w:r>
        <w:rPr>
          <w:rFonts w:cs="Times New Roman" w:ascii="Times New Roman" w:hAnsi="Times New Roman"/>
          <w:sz w:val="20"/>
          <w:szCs w:val="20"/>
        </w:rPr>
        <w:t xml:space="preserve"> </w:t>
      </w:r>
    </w:p>
  </w:footnote>
  <w:footnote w:id="59">
    <w:p>
      <w:pPr>
        <w:pStyle w:val="Footnotetext"/>
        <w:rPr/>
      </w:pPr>
      <w:r>
        <w:rPr>
          <w:rFonts w:cs="Times New Roman" w:ascii="Times New Roman" w:hAnsi="Times New Roman"/>
          <w:sz w:val="20"/>
          <w:szCs w:val="20"/>
          <w:lang w:val="fi-FI"/>
        </w:rPr>
        <w:footnoteRef/>
        <w:tab/>
        <w:t xml:space="preserve"> </w:t>
      </w:r>
      <w:r>
        <w:rPr>
          <w:rFonts w:cs="Times New Roman" w:ascii="Times New Roman" w:hAnsi="Times New Roman"/>
          <w:sz w:val="20"/>
          <w:szCs w:val="20"/>
          <w:lang w:val="fi-FI"/>
        </w:rPr>
        <w:t>Helsingin yliopistossa esim. Kimmo Koskenniemi.</w:t>
      </w:r>
    </w:p>
  </w:footnote>
  <w:footnote w:id="60">
    <w:p>
      <w:pPr>
        <w:pStyle w:val="Footnotetext"/>
        <w:rPr/>
      </w:pPr>
      <w:r>
        <w:rPr>
          <w:rFonts w:cs="Times New Roman" w:ascii="Times New Roman" w:hAnsi="Times New Roman"/>
          <w:sz w:val="20"/>
          <w:szCs w:val="20"/>
          <w:lang w:val="fi-FI"/>
        </w:rPr>
        <w:footnoteRef/>
        <w:tab/>
      </w:r>
      <w:r>
        <w:rPr>
          <w:rFonts w:cs="Times New Roman" w:ascii="Times New Roman" w:hAnsi="Times New Roman"/>
          <w:sz w:val="20"/>
          <w:szCs w:val="20"/>
        </w:rPr>
        <w:t xml:space="preserve"> </w:t>
      </w:r>
      <w:r>
        <w:rPr>
          <w:rFonts w:cs="Times New Roman" w:ascii="Times New Roman" w:hAnsi="Times New Roman"/>
          <w:sz w:val="20"/>
          <w:szCs w:val="20"/>
        </w:rPr>
        <w:t>Tästä ks.</w:t>
      </w:r>
      <w:hyperlink r:id="rId56">
        <w:r>
          <w:rPr>
            <w:rStyle w:val="InternetLink"/>
            <w:rFonts w:cs="Times New Roman" w:ascii="Times New Roman" w:hAnsi="Times New Roman"/>
            <w:sz w:val="20"/>
            <w:szCs w:val="20"/>
          </w:rPr>
          <w:t xml:space="preserve"> </w:t>
        </w:r>
      </w:hyperlink>
      <w:hyperlink r:id="rId57">
        <w:r>
          <w:rPr>
            <w:rStyle w:val="InternetLink"/>
            <w:rFonts w:cs="Times New Roman" w:ascii="Times New Roman" w:hAnsi="Times New Roman"/>
            <w:color w:val="1155CC"/>
            <w:sz w:val="20"/>
            <w:szCs w:val="20"/>
          </w:rPr>
          <w:t>http://www.geschichte.uni-frankfurt.de/43010469/jussenb</w:t>
        </w:r>
      </w:hyperlink>
      <w:r>
        <w:rPr>
          <w:rFonts w:cs="Times New Roman" w:ascii="Times New Roman" w:hAnsi="Times New Roman"/>
          <w:sz w:val="20"/>
          <w:szCs w:val="20"/>
        </w:rPr>
        <w:t xml:space="preserve"> ja</w:t>
      </w:r>
      <w:hyperlink r:id="rId58">
        <w:r>
          <w:rPr>
            <w:rStyle w:val="InternetLink"/>
            <w:rFonts w:cs="Times New Roman" w:ascii="Times New Roman" w:hAnsi="Times New Roman"/>
            <w:color w:val="1155CC"/>
            <w:sz w:val="20"/>
            <w:szCs w:val="20"/>
          </w:rPr>
          <w:t xml:space="preserve"> </w:t>
        </w:r>
      </w:hyperlink>
      <w:hyperlink r:id="rId59">
        <w:r>
          <w:rPr>
            <w:rStyle w:val="InternetLink"/>
            <w:rFonts w:cs="Times New Roman" w:ascii="Times New Roman" w:hAnsi="Times New Roman"/>
            <w:color w:val="1155CC"/>
            <w:sz w:val="20"/>
            <w:szCs w:val="20"/>
          </w:rPr>
          <w:t>http://historymanifesto.cambridge.org</w:t>
        </w:r>
      </w:hyperlink>
      <w:r>
        <w:rPr>
          <w:rFonts w:cs="Times New Roman" w:ascii="Times New Roman" w:hAnsi="Times New Roman"/>
          <w:sz w:val="20"/>
          <w:szCs w:val="20"/>
        </w:rPr>
        <w:t>, ks. myös David Armitage, ‘What’s the Big Idea? Intellectual History and the Longue Durée’, History of European Ideas, 38, 2012, pp. 493-507.</w:t>
      </w:r>
    </w:p>
  </w:footnote>
  <w:footnote w:id="61">
    <w:p>
      <w:pPr>
        <w:pStyle w:val="Footnotetext"/>
        <w:rPr/>
      </w:pPr>
      <w:r>
        <w:rPr>
          <w:rFonts w:cs="Times New Roman" w:ascii="Times New Roman" w:hAnsi="Times New Roman"/>
          <w:sz w:val="20"/>
          <w:szCs w:val="20"/>
          <w:lang w:val="fi-FI"/>
        </w:rPr>
        <w:footnoteRef/>
        <w:tab/>
      </w:r>
      <w:r>
        <w:rPr>
          <w:rFonts w:cs="Times New Roman" w:ascii="Times New Roman" w:hAnsi="Times New Roman"/>
          <w:sz w:val="20"/>
          <w:szCs w:val="20"/>
          <w:lang w:val="sv-SE"/>
        </w:rPr>
        <w:t xml:space="preserve"> </w:t>
      </w:r>
      <w:r>
        <w:rPr>
          <w:rFonts w:cs="Times New Roman" w:ascii="Times New Roman" w:hAnsi="Times New Roman"/>
          <w:sz w:val="20"/>
          <w:szCs w:val="20"/>
          <w:lang w:val="sv-SE"/>
        </w:rPr>
        <w:t xml:space="preserve">Ks. esim. Pasi Ihalaisen tuotanto ja Jani Marjanen, </w:t>
      </w:r>
      <w:r>
        <w:rPr>
          <w:rFonts w:cs="Times New Roman" w:ascii="Times New Roman" w:hAnsi="Times New Roman"/>
          <w:i/>
          <w:sz w:val="20"/>
          <w:szCs w:val="20"/>
          <w:lang w:val="sv-SE"/>
        </w:rPr>
        <w:t>Den ekonomiska patriotismens uppgång och fall: Finska hushållningssällskapet i europeisk, svensk och finsk kontext 1720–1840</w:t>
      </w:r>
      <w:r>
        <w:rPr>
          <w:rFonts w:cs="Times New Roman" w:ascii="Times New Roman" w:hAnsi="Times New Roman"/>
          <w:sz w:val="20"/>
          <w:szCs w:val="20"/>
          <w:lang w:val="sv-SE"/>
        </w:rPr>
        <w:t>, 2013.</w:t>
      </w:r>
    </w:p>
  </w:footnote>
  <w:footnote w:id="62">
    <w:p>
      <w:pPr>
        <w:pStyle w:val="Footnotetext"/>
        <w:rPr/>
      </w:pPr>
      <w:r>
        <w:rPr>
          <w:rFonts w:cs="Times New Roman" w:ascii="Times New Roman" w:hAnsi="Times New Roman"/>
          <w:sz w:val="20"/>
          <w:szCs w:val="20"/>
          <w:lang w:val="fi-FI"/>
        </w:rPr>
        <w:footnoteRef/>
        <w:tab/>
        <w:t xml:space="preserve"> </w:t>
      </w:r>
      <w:r>
        <w:rPr>
          <w:rFonts w:cs="Times New Roman" w:ascii="Times New Roman" w:hAnsi="Times New Roman"/>
          <w:sz w:val="20"/>
          <w:szCs w:val="20"/>
          <w:lang w:val="fi-FI"/>
        </w:rPr>
        <w:t>Mielenkiintoista kehitystä ja seurattavaa toki riittää, niistä tässä mainittakoon:</w:t>
      </w:r>
      <w:hyperlink r:id="rId60">
        <w:r>
          <w:rPr>
            <w:rStyle w:val="InternetLink"/>
            <w:rFonts w:cs="Times New Roman" w:ascii="Times New Roman" w:hAnsi="Times New Roman"/>
            <w:color w:val="1155CC"/>
            <w:sz w:val="20"/>
            <w:szCs w:val="20"/>
            <w:lang w:val="fi-FI"/>
          </w:rPr>
          <w:t xml:space="preserve"> </w:t>
        </w:r>
      </w:hyperlink>
      <w:hyperlink r:id="rId61">
        <w:r>
          <w:rPr>
            <w:rStyle w:val="InternetLink"/>
            <w:rFonts w:cs="Times New Roman" w:ascii="Times New Roman" w:hAnsi="Times New Roman"/>
            <w:color w:val="1155CC"/>
            <w:sz w:val="20"/>
            <w:szCs w:val="20"/>
            <w:lang w:val="fi-FI"/>
          </w:rPr>
          <w:t>http://benschmidt.org/projects/digital-humanities-research/</w:t>
        </w:r>
      </w:hyperlink>
    </w:p>
  </w:footnote>
  <w:footnote w:id="63">
    <w:p>
      <w:pPr>
        <w:pStyle w:val="Footnotetext"/>
        <w:rPr/>
      </w:pPr>
      <w:r>
        <w:rPr>
          <w:rFonts w:cs="Times New Roman" w:ascii="Times New Roman" w:hAnsi="Times New Roman"/>
          <w:sz w:val="20"/>
          <w:szCs w:val="20"/>
          <w:lang w:val="fi-FI"/>
        </w:rPr>
        <w:footnoteRef/>
        <w:tab/>
      </w:r>
      <w:r>
        <w:rPr>
          <w:rFonts w:cs="Times New Roman" w:ascii="Times New Roman" w:hAnsi="Times New Roman"/>
          <w:sz w:val="20"/>
          <w:szCs w:val="20"/>
        </w:rPr>
        <w:t xml:space="preserve"> </w:t>
      </w:r>
      <w:r>
        <w:rPr>
          <w:rFonts w:cs="Times New Roman" w:ascii="Times New Roman" w:hAnsi="Times New Roman"/>
          <w:sz w:val="20"/>
          <w:szCs w:val="20"/>
        </w:rPr>
        <w:t>Tästä ks.</w:t>
      </w:r>
      <w:hyperlink r:id="rId62">
        <w:r>
          <w:rPr>
            <w:rStyle w:val="InternetLink"/>
            <w:rFonts w:cs="Times New Roman" w:ascii="Times New Roman" w:hAnsi="Times New Roman"/>
            <w:sz w:val="20"/>
            <w:szCs w:val="20"/>
          </w:rPr>
          <w:t xml:space="preserve"> </w:t>
        </w:r>
      </w:hyperlink>
      <w:hyperlink r:id="rId63">
        <w:r>
          <w:rPr>
            <w:rStyle w:val="InternetLink"/>
            <w:rFonts w:cs="Times New Roman" w:ascii="Times New Roman" w:hAnsi="Times New Roman"/>
            <w:color w:val="1155CC"/>
            <w:sz w:val="20"/>
            <w:szCs w:val="20"/>
          </w:rPr>
          <w:t>http://www.geschichte.uni-frankfurt.de/43010469/jussenb</w:t>
        </w:r>
      </w:hyperlink>
      <w:r>
        <w:rPr>
          <w:rFonts w:cs="Times New Roman" w:ascii="Times New Roman" w:hAnsi="Times New Roman"/>
          <w:sz w:val="20"/>
          <w:szCs w:val="20"/>
        </w:rPr>
        <w:t xml:space="preserve"> ja</w:t>
      </w:r>
      <w:hyperlink r:id="rId64">
        <w:r>
          <w:rPr>
            <w:rStyle w:val="InternetLink"/>
            <w:rFonts w:cs="Times New Roman" w:ascii="Times New Roman" w:hAnsi="Times New Roman"/>
            <w:color w:val="1155CC"/>
            <w:sz w:val="20"/>
            <w:szCs w:val="20"/>
          </w:rPr>
          <w:t xml:space="preserve"> </w:t>
        </w:r>
      </w:hyperlink>
      <w:hyperlink r:id="rId65">
        <w:r>
          <w:rPr>
            <w:rStyle w:val="InternetLink"/>
            <w:rFonts w:cs="Times New Roman" w:ascii="Times New Roman" w:hAnsi="Times New Roman"/>
            <w:color w:val="1155CC"/>
            <w:sz w:val="20"/>
            <w:szCs w:val="20"/>
          </w:rPr>
          <w:t>http://historymanifesto.cambridge.org</w:t>
        </w:r>
      </w:hyperlink>
      <w:r>
        <w:rPr>
          <w:rFonts w:cs="Times New Roman" w:ascii="Times New Roman" w:hAnsi="Times New Roman"/>
          <w:sz w:val="20"/>
          <w:szCs w:val="20"/>
        </w:rPr>
        <w:t>, ks. myös David Armitage, ‘What’s the Big Idea? Intellectual History and the Longue Durée’, History of European Ideas, 38, 2012, pp. 493-507.</w:t>
      </w:r>
    </w:p>
  </w:footnote>
  <w:footnote w:id="64">
    <w:p>
      <w:pPr>
        <w:pStyle w:val="Footnotetext"/>
        <w:rPr/>
      </w:pPr>
      <w:r>
        <w:rPr>
          <w:rFonts w:cs="Times New Roman" w:ascii="Times New Roman" w:hAnsi="Times New Roman"/>
          <w:sz w:val="20"/>
          <w:szCs w:val="20"/>
          <w:lang w:val="fi-FI"/>
        </w:rPr>
        <w:footnoteRef/>
        <w:tab/>
      </w:r>
      <w:r>
        <w:rPr>
          <w:rFonts w:cs="Times New Roman" w:ascii="Times New Roman" w:hAnsi="Times New Roman"/>
          <w:sz w:val="20"/>
          <w:szCs w:val="20"/>
          <w:lang w:val="sv-SE"/>
        </w:rPr>
        <w:t xml:space="preserve"> </w:t>
      </w:r>
      <w:r>
        <w:rPr>
          <w:rFonts w:cs="Times New Roman" w:ascii="Times New Roman" w:hAnsi="Times New Roman"/>
          <w:sz w:val="20"/>
          <w:szCs w:val="20"/>
          <w:lang w:val="sv-SE"/>
        </w:rPr>
        <w:t xml:space="preserve">Ks. esim. Pasi Ihalaisen tuotanto ja Jani Marjanen, </w:t>
      </w:r>
      <w:r>
        <w:rPr>
          <w:rFonts w:cs="Times New Roman" w:ascii="Times New Roman" w:hAnsi="Times New Roman"/>
          <w:i/>
          <w:sz w:val="20"/>
          <w:szCs w:val="20"/>
          <w:lang w:val="sv-SE"/>
        </w:rPr>
        <w:t>Den ekonomiska patriotismens uppgång och fall: Finska hushållningssällskapet i europeisk, svensk och finsk kontext 1720–1840</w:t>
      </w:r>
      <w:r>
        <w:rPr>
          <w:rFonts w:cs="Times New Roman" w:ascii="Times New Roman" w:hAnsi="Times New Roman"/>
          <w:sz w:val="20"/>
          <w:szCs w:val="20"/>
          <w:lang w:val="sv-SE"/>
        </w:rPr>
        <w:t>, 2013.</w:t>
      </w:r>
    </w:p>
  </w:footnote>
  <w:footnote w:id="65">
    <w:p>
      <w:pPr>
        <w:pStyle w:val="Footnotetext"/>
        <w:rPr/>
      </w:pPr>
      <w:r>
        <w:rPr>
          <w:rFonts w:cs="Times New Roman" w:ascii="Times New Roman" w:hAnsi="Times New Roman"/>
          <w:sz w:val="20"/>
          <w:szCs w:val="20"/>
          <w:lang w:val="fi-FI"/>
        </w:rPr>
        <w:footnoteRef/>
        <w:tab/>
        <w:t xml:space="preserve"> </w:t>
      </w:r>
      <w:r>
        <w:rPr>
          <w:rFonts w:cs="Times New Roman" w:ascii="Times New Roman" w:hAnsi="Times New Roman"/>
          <w:sz w:val="20"/>
          <w:szCs w:val="20"/>
          <w:lang w:val="fi-FI"/>
        </w:rPr>
        <w:t>Matti Klinge, Keisarillinen Aleksanterin Yliopisto, 1808-1917 (Helsinki: Otava, 1989); Matti Klinge, Pääkaupunki. Helsinki ja Suomen valtio 1808-1863 (Helsinki: Otava, 2012).</w:t>
      </w:r>
    </w:p>
  </w:footnote>
  <w:footnote w:id="66">
    <w:p>
      <w:pPr>
        <w:pStyle w:val="Footnotetext"/>
        <w:rPr/>
      </w:pPr>
      <w:r>
        <w:rPr>
          <w:rFonts w:cs="Times New Roman" w:ascii="Times New Roman" w:hAnsi="Times New Roman"/>
          <w:sz w:val="20"/>
          <w:szCs w:val="20"/>
          <w:lang w:val="fi-FI"/>
        </w:rPr>
        <w:footnoteRef/>
        <w:tab/>
        <w:t xml:space="preserve"> </w:t>
      </w:r>
      <w:r>
        <w:rPr>
          <w:rFonts w:cs="Times New Roman" w:ascii="Times New Roman" w:hAnsi="Times New Roman"/>
          <w:sz w:val="20"/>
          <w:szCs w:val="20"/>
          <w:lang w:val="fi-FI"/>
        </w:rPr>
        <w:t xml:space="preserve">Ks. esim. Jyrki Hakapää. </w:t>
      </w:r>
      <w:r>
        <w:rPr>
          <w:rFonts w:cs="Times New Roman" w:ascii="Times New Roman" w:hAnsi="Times New Roman"/>
          <w:i/>
          <w:sz w:val="20"/>
          <w:szCs w:val="20"/>
          <w:lang w:val="fi-FI"/>
        </w:rPr>
        <w:t>Kirjan tie lukijalle. Kirjakauppojen vakiintuminen Suomessa 1740–1960.</w:t>
      </w:r>
      <w:r>
        <w:rPr>
          <w:rFonts w:cs="Times New Roman" w:ascii="Times New Roman" w:hAnsi="Times New Roman"/>
          <w:sz w:val="20"/>
          <w:szCs w:val="20"/>
          <w:lang w:val="fi-FI"/>
        </w:rPr>
        <w:t xml:space="preserve"> </w:t>
      </w:r>
      <w:r>
        <w:rPr>
          <w:rFonts w:cs="Times New Roman" w:ascii="Times New Roman" w:hAnsi="Times New Roman"/>
          <w:sz w:val="20"/>
          <w:szCs w:val="20"/>
        </w:rPr>
        <w:t>SKS, 2008, 380)</w:t>
      </w:r>
    </w:p>
  </w:footnote>
  <w:footnote w:id="67">
    <w:p>
      <w:pPr>
        <w:pStyle w:val="Footnotetext"/>
        <w:rPr/>
      </w:pPr>
      <w:r>
        <w:rPr>
          <w:rStyle w:val="Footnotereference"/>
          <w:sz w:val="20"/>
          <w:szCs w:val="20"/>
        </w:rPr>
        <w:footnoteRef/>
        <w:tab/>
      </w:r>
      <w:r>
        <w:rPr>
          <w:sz w:val="20"/>
          <w:szCs w:val="20"/>
        </w:rPr>
        <w:t xml:space="preserve"> </w:t>
      </w:r>
      <w:r>
        <w:rPr>
          <w:sz w:val="20"/>
          <w:szCs w:val="20"/>
        </w:rPr>
        <w:t xml:space="preserve">Wickham Hadley ja Grolemund Garrick. </w:t>
      </w:r>
      <w:r>
        <w:rPr>
          <w:i/>
          <w:iCs/>
          <w:sz w:val="20"/>
          <w:szCs w:val="20"/>
        </w:rPr>
        <w:t xml:space="preserve">R for data science: import, tidy, transform, visualize, and model data </w:t>
      </w:r>
      <w:r>
        <w:rPr>
          <w:sz w:val="20"/>
          <w:szCs w:val="20"/>
        </w:rPr>
        <w:t xml:space="preserve">(O’Reilly Media Inc., Canada, 2017). Avoimen tieteen tutkimusprosessin kehityksestä ks. myös </w:t>
      </w:r>
      <w:r>
        <w:rPr>
          <w:rFonts w:eastAsia="Times New Roman" w:cs="Times New Roman"/>
          <w:sz w:val="20"/>
          <w:szCs w:val="20"/>
        </w:rPr>
        <w:t xml:space="preserve">Lahti L, da Silva F, Laine M, Lähteenoja V, Tolonen M (2017) Alchemy &amp; algorithms: perspectives on the philosophy and history of open science. Research Ideas and Outcomes 3: e13593. </w:t>
      </w:r>
      <w:hyperlink r:id="rId66">
        <w:r>
          <w:rPr>
            <w:rStyle w:val="InternetLink"/>
            <w:rFonts w:eastAsia="Times New Roman" w:cs="Times New Roman"/>
            <w:sz w:val="20"/>
            <w:szCs w:val="20"/>
          </w:rPr>
          <w:t>https://doi.org/10.3897/rio.3.e13593</w:t>
        </w:r>
      </w:hyperlink>
    </w:p>
  </w:footnote>
</w:footnotes>
</file>

<file path=word/settings.xml><?xml version="1.0" encoding="utf-8"?>
<w:settings xmlns:w="http://schemas.openxmlformats.org/wordprocessingml/2006/main">
  <w:zoom w:percent="151"/>
  <w:trackRevisions/>
  <w:defaultTabStop w:val="72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x-non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MS Mincho" w:cs="DejaVu Sans"/>
        <w:sz w:val="24"/>
        <w:szCs w:val="24"/>
        <w:lang w:val="en-US" w:eastAsia="en-US" w:bidi="ar-SA"/>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bidi w:val="0"/>
      <w:jc w:val="left"/>
    </w:pPr>
    <w:rPr>
      <w:rFonts w:ascii="Cambria" w:hAnsi="Cambria" w:eastAsia="MS Mincho" w:cs="DejaVu Sans"/>
      <w:color w:val="auto"/>
      <w:sz w:val="24"/>
      <w:szCs w:val="24"/>
      <w:lang w:val="en-US" w:eastAsia="en-US" w:bidi="ar-SA"/>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qFormat/>
    <w:rPr/>
  </w:style>
  <w:style w:type="character" w:styleId="Footnotereference">
    <w:name w:val="footnote reference"/>
    <w:basedOn w:val="DefaultParagraphFont"/>
    <w:qFormat/>
    <w:rPr>
      <w:vertAlign w:val="superscript"/>
    </w:rPr>
  </w:style>
  <w:style w:type="character" w:styleId="InternetLink">
    <w:name w:val="Internet Link"/>
    <w:basedOn w:val="DefaultParagraphFont"/>
    <w:uiPriority w:val="99"/>
    <w:semiHidden/>
    <w:unhideWhenUsed/>
    <w:rsid w:val="0084048f"/>
    <w:rPr>
      <w:color w:val="0000FF"/>
      <w:u w:val="single"/>
    </w:rPr>
  </w:style>
  <w:style w:type="character" w:styleId="BalloonTextChar" w:customStyle="1">
    <w:name w:val="Balloon Text Char"/>
    <w:basedOn w:val="DefaultParagraphFont"/>
    <w:qFormat/>
    <w:rPr>
      <w:rFonts w:ascii="Lucida Grande" w:hAnsi="Lucida Grande" w:cs="Lucida Grande"/>
      <w:sz w:val="18"/>
      <w:szCs w:val="18"/>
    </w:rPr>
  </w:style>
  <w:style w:type="character" w:styleId="Annotationreference">
    <w:name w:val="annotation reference"/>
    <w:basedOn w:val="DefaultParagraphFont"/>
    <w:qFormat/>
    <w:rPr>
      <w:sz w:val="16"/>
      <w:szCs w:val="16"/>
    </w:rPr>
  </w:style>
  <w:style w:type="character" w:styleId="CommentTextChar" w:customStyle="1">
    <w:name w:val="Comment Text Char"/>
    <w:basedOn w:val="DefaultParagraphFont"/>
    <w:qFormat/>
    <w:rPr>
      <w:sz w:val="20"/>
      <w:szCs w:val="20"/>
    </w:rPr>
  </w:style>
  <w:style w:type="character" w:styleId="CommentSubjectChar" w:customStyle="1">
    <w:name w:val="Comment Subject Char"/>
    <w:basedOn w:val="CommentTextChar"/>
    <w:qFormat/>
    <w:rPr>
      <w:b/>
      <w:bCs/>
      <w:sz w:val="20"/>
      <w:szCs w:val="20"/>
    </w:rPr>
  </w:style>
  <w:style w:type="character" w:styleId="HeaderChar" w:customStyle="1">
    <w:name w:val="Header Char"/>
    <w:basedOn w:val="DefaultParagraphFont"/>
    <w:qFormat/>
    <w:rPr/>
  </w:style>
  <w:style w:type="character" w:styleId="FooterChar" w:customStyle="1">
    <w:name w:val="Footer Char"/>
    <w:basedOn w:val="DefaultParagraphFont"/>
    <w:qFormat/>
    <w:rPr/>
  </w:style>
  <w:style w:type="character" w:styleId="FollowedHyperlink">
    <w:name w:val="FollowedHyperlink"/>
    <w:basedOn w:val="DefaultParagraphFont"/>
    <w:qFormat/>
    <w:rPr>
      <w:color w:val="800080"/>
      <w:u w:val="single"/>
    </w:rPr>
  </w:style>
  <w:style w:type="character" w:styleId="HTMLCite">
    <w:name w:val="HTML Cite"/>
    <w:basedOn w:val="DefaultParagraphFont"/>
    <w:qFormat/>
    <w:rPr>
      <w:i/>
      <w:iCs/>
    </w:rPr>
  </w:style>
  <w:style w:type="character" w:styleId="Slugpubdate" w:customStyle="1">
    <w:name w:val="slug-pub-date"/>
    <w:basedOn w:val="DefaultParagraphFont"/>
    <w:qFormat/>
    <w:rPr/>
  </w:style>
  <w:style w:type="character" w:styleId="Slugissue" w:customStyle="1">
    <w:name w:val="slug-issue"/>
    <w:basedOn w:val="DefaultParagraphFont"/>
    <w:qFormat/>
    <w:rPr/>
  </w:style>
  <w:style w:type="character" w:styleId="Slugpages" w:customStyle="1">
    <w:name w:val="slug-pages"/>
    <w:basedOn w:val="DefaultParagraphFont"/>
    <w:qFormat/>
    <w:rPr/>
  </w:style>
  <w:style w:type="character" w:styleId="Slugdoiwrapper" w:customStyle="1">
    <w:name w:val="slug-doi-wrapper"/>
    <w:basedOn w:val="DefaultParagraphFont"/>
    <w:qFormat/>
    <w:rPr/>
  </w:style>
  <w:style w:type="character" w:styleId="Slugdoi" w:customStyle="1">
    <w:name w:val="slug-doi"/>
    <w:basedOn w:val="DefaultParagraphFont"/>
    <w:qFormat/>
    <w:rPr/>
  </w:style>
  <w:style w:type="character" w:styleId="St" w:customStyle="1">
    <w:name w:val="st"/>
    <w:basedOn w:val="DefaultParagraphFont"/>
    <w:qFormat/>
    <w:rPr/>
  </w:style>
  <w:style w:type="character" w:styleId="Emphasis">
    <w:name w:val="Emphasis"/>
    <w:basedOn w:val="DefaultParagraphFont"/>
    <w:qFormat/>
    <w:rPr>
      <w:i/>
      <w:iCs/>
    </w:rPr>
  </w:style>
  <w:style w:type="character" w:styleId="Strong">
    <w:name w:val="Strong"/>
    <w:basedOn w:val="DefaultParagraphFont"/>
    <w:qFormat/>
    <w:rPr>
      <w:b/>
      <w:bCs/>
    </w:rPr>
  </w:style>
  <w:style w:type="character" w:styleId="ListLabel1" w:customStyle="1">
    <w:name w:val="ListLabel 1"/>
    <w:qFormat/>
    <w:rPr>
      <w:rFonts w:eastAsia="MS Mincho" w:cs="DejaVu Sans"/>
    </w:rPr>
  </w:style>
  <w:style w:type="character" w:styleId="ListLabel2" w:customStyle="1">
    <w:name w:val="ListLabel 2"/>
    <w:qFormat/>
    <w:rPr>
      <w:rFonts w:eastAsia="MS Mincho" w:cs="DejaVu Sans"/>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EndnoteAnchor" w:customStyle="1">
    <w:name w:val="Endnote Anchor"/>
    <w:rPr>
      <w:vertAlign w:val="superscript"/>
    </w:rPr>
  </w:style>
  <w:style w:type="character" w:styleId="EndnoteCharacters" w:customStyle="1">
    <w:name w:val="Endnote Characters"/>
    <w:qFormat/>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rPr>
  </w:style>
  <w:style w:type="paragraph" w:styleId="Footnotetext">
    <w:name w:val="footnote text"/>
    <w:basedOn w:val="Normal"/>
    <w:qFormat/>
    <w:pPr/>
    <w:rPr/>
  </w:style>
  <w:style w:type="paragraph" w:styleId="ListParagraph">
    <w:name w:val="List Paragraph"/>
    <w:basedOn w:val="Normal"/>
    <w:qFormat/>
    <w:pPr>
      <w:spacing w:before="0" w:after="0"/>
      <w:ind w:left="720" w:hanging="0"/>
      <w:contextualSpacing/>
    </w:pPr>
    <w:rPr/>
  </w:style>
  <w:style w:type="paragraph" w:styleId="BalloonText">
    <w:name w:val="Balloon Text"/>
    <w:basedOn w:val="Normal"/>
    <w:qFormat/>
    <w:pPr/>
    <w:rPr>
      <w:rFonts w:ascii="Lucida Grande" w:hAnsi="Lucida Grande" w:cs="Lucida Grande"/>
      <w:sz w:val="18"/>
      <w:szCs w:val="18"/>
    </w:rPr>
  </w:style>
  <w:style w:type="paragraph" w:styleId="Normal1" w:customStyle="1">
    <w:name w:val="Normal1"/>
    <w:qFormat/>
    <w:pPr>
      <w:widowControl/>
      <w:bidi w:val="0"/>
      <w:spacing w:lineRule="auto" w:line="276"/>
      <w:jc w:val="left"/>
    </w:pPr>
    <w:rPr>
      <w:rFonts w:ascii="Arial" w:hAnsi="Arial" w:eastAsia="Arial" w:cs="Arial"/>
      <w:color w:val="000000"/>
      <w:sz w:val="22"/>
      <w:szCs w:val="20"/>
      <w:lang w:val="en-US" w:eastAsia="en-US" w:bidi="ar-SA"/>
    </w:rPr>
  </w:style>
  <w:style w:type="paragraph" w:styleId="Annotationtext">
    <w:name w:val="annotation text"/>
    <w:basedOn w:val="Normal"/>
    <w:qFormat/>
    <w:pPr/>
    <w:rPr>
      <w:sz w:val="20"/>
      <w:szCs w:val="20"/>
    </w:rPr>
  </w:style>
  <w:style w:type="paragraph" w:styleId="Annotationsubject">
    <w:name w:val="annotation subject"/>
    <w:basedOn w:val="Annotationtext"/>
    <w:qFormat/>
    <w:pPr/>
    <w:rPr>
      <w:b/>
      <w:bCs/>
    </w:rPr>
  </w:style>
  <w:style w:type="paragraph" w:styleId="Header">
    <w:name w:val="Header"/>
    <w:basedOn w:val="Normal"/>
    <w:pPr>
      <w:tabs>
        <w:tab w:val="center" w:pos="4819" w:leader="none"/>
        <w:tab w:val="right" w:pos="9638" w:leader="none"/>
      </w:tabs>
    </w:pPr>
    <w:rPr/>
  </w:style>
  <w:style w:type="paragraph" w:styleId="Footer">
    <w:name w:val="Footer"/>
    <w:basedOn w:val="Normal"/>
    <w:pPr>
      <w:tabs>
        <w:tab w:val="center" w:pos="4819" w:leader="none"/>
        <w:tab w:val="right" w:pos="9638" w:leader="none"/>
      </w:tabs>
    </w:pPr>
    <w:rPr/>
  </w:style>
  <w:style w:type="paragraph" w:styleId="LOnormal" w:customStyle="1">
    <w:name w:val="LO-normal"/>
    <w:qFormat/>
    <w:pPr>
      <w:widowControl/>
      <w:bidi w:val="0"/>
      <w:spacing w:lineRule="auto" w:line="276" w:before="0" w:after="200"/>
      <w:jc w:val="left"/>
    </w:pPr>
    <w:rPr>
      <w:rFonts w:ascii="Calibri" w:hAnsi="Calibri" w:eastAsia="Calibri" w:cs="Calibri"/>
      <w:color w:val="000000"/>
      <w:sz w:val="22"/>
      <w:szCs w:val="20"/>
      <w:lang w:val="en-US" w:eastAsia="en-US" w:bidi="ar-SA"/>
    </w:rPr>
  </w:style>
  <w:style w:type="paragraph" w:styleId="Revision">
    <w:name w:val="Revision"/>
    <w:uiPriority w:val="99"/>
    <w:semiHidden/>
    <w:qFormat/>
    <w:rsid w:val="001c6e4c"/>
    <w:pPr>
      <w:widowControl/>
      <w:bidi w:val="0"/>
      <w:jc w:val="left"/>
    </w:pPr>
    <w:rPr>
      <w:rFonts w:ascii="Cambria" w:hAnsi="Cambria" w:eastAsia="MS Mincho" w:cs="DejaVu Sans"/>
      <w:color w:val="auto"/>
      <w:sz w:val="24"/>
      <w:szCs w:val="24"/>
      <w:lang w:val="en-US" w:eastAsia="en-US" w:bidi="ar-SA"/>
    </w:rPr>
  </w:style>
  <w:style w:type="paragraph" w:styleId="Footnote">
    <w:name w:val="Footnote Text"/>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hyperlink" Target="http://bib.oxfordjournals.org/content/2/2/143.short" TargetMode="External"/><Relationship Id="rId12" Type="http://schemas.openxmlformats.org/officeDocument/2006/relationships/hyperlink" Target="http://dhdebates.gc.cuny.edu/" TargetMode="External"/><Relationship Id="rId13" Type="http://schemas.openxmlformats.org/officeDocument/2006/relationships/hyperlink" Target="http://scholar.harvard.edu/armitage/publications/history-manifesto" TargetMode="External"/><Relationship Id="rId14" Type="http://schemas.openxmlformats.org/officeDocument/2006/relationships/hyperlink" Target="http://dx.doi.org/10.1371/journal.pbio.1002106" TargetMode="External"/><Relationship Id="rId15" Type="http://schemas.openxmlformats.org/officeDocument/2006/relationships/hyperlink" Target="http://www.digitalhumanities.org/companion/view?docId=blackwell/9781405103213/9781405103213.xml&amp;chunk.id=ss1-2-1&amp;toc.depth=1&amp;toc.id=ss1-2-1&amp;brand=default" TargetMode="External"/><Relationship Id="rId16" Type="http://schemas.openxmlformats.org/officeDocument/2006/relationships/hyperlink" Target="https://jyx.jyu.fi/dspace/handle/123456789/40157" TargetMode="External"/><Relationship Id="rId17" Type="http://schemas.openxmlformats.org/officeDocument/2006/relationships/hyperlink" Target="http://journals.plos.org/plosmedicine/article?id=10.1371/journal.pmed.0020124" TargetMode="External"/><Relationship Id="rId18" Type="http://schemas.openxmlformats.org/officeDocument/2006/relationships/hyperlink" Target="http://dx.doi.org/10.1371/journal.pmed.1001747" TargetMode="External"/><Relationship Id="rId19" Type="http://schemas.openxmlformats.org/officeDocument/2006/relationships/hyperlink" Target="https://doi.org/10.3897/rio.3.e13593" TargetMode="External"/><Relationship Id="rId20" Type="http://schemas.openxmlformats.org/officeDocument/2006/relationships/hyperlink" Target="http://staff.cch.kcl.ac.uk/~wmccarty/essays/McCarty, What is humanities computing.pdf" TargetMode="External"/><Relationship Id="rId21" Type="http://schemas.openxmlformats.org/officeDocument/2006/relationships/hyperlink" Target="http://llc.oxfordjournals.org/content/21/1/15.full" TargetMode="External"/><Relationship Id="rId22" Type="http://schemas.openxmlformats.org/officeDocument/2006/relationships/hyperlink" Target="http://journals.plos.org/plosbiology/article?id=10.1371/journal.pbio.1001195" TargetMode="External"/><Relationship Id="rId23" Type="http://schemas.openxmlformats.org/officeDocument/2006/relationships/hyperlink" Target="http://www.sciencemag.org/content/336/6078/159.summary" TargetMode="External"/><Relationship Id="rId24" Type="http://schemas.openxmlformats.org/officeDocument/2006/relationships/hyperlink" Target="http://computerphilologie.uni-muenchen.de/jg02/orlandi.html" TargetMode="External"/><Relationship Id="rId25" Type="http://schemas.openxmlformats.org/officeDocument/2006/relationships/hyperlink" Target="http://digitalhumanities.org/dhq/vol/4/1/000080/000080.html" TargetMode="External"/><Relationship Id="rId26" Type="http://schemas.openxmlformats.org/officeDocument/2006/relationships/hyperlink" Target="http://digitalhumanities.org/dhq/vol/6/1/000112/000112.html" TargetMode="External"/><Relationship Id="rId27" Type="http://schemas.openxmlformats.org/officeDocument/2006/relationships/hyperlink" Target="http://avointiede.fi/documents/10864/12232/Suurimmat+juridiset+esteet+avoimelle+tieteelle+ja+tutkimukselle+Suomessa/45e6ded5-192b-4c16-8ac6-f0828e146a19?version=1.0" TargetMode="External"/><Relationship Id="rId28" Type="http://schemas.openxmlformats.org/officeDocument/2006/relationships/hyperlink" Target="http://www.ennenjanyt.net/2015/02/koodaamisen-ja-kirjoittamisen-vuoropuhelu-mita-on-digitaalinen-humanistinen-tutkimus/" TargetMode="External"/><Relationship Id="rId29" Type="http://schemas.openxmlformats.org/officeDocument/2006/relationships/hyperlink" Target="http://digitalhumanities.org/dhq/vol/6/1/000112/000112.html" TargetMode="External"/><Relationship Id="rId30" Type="http://schemas.openxmlformats.org/officeDocument/2006/relationships/footer" Target="footer1.xml"/><Relationship Id="rId31" Type="http://schemas.openxmlformats.org/officeDocument/2006/relationships/footnotes" Target="footnotes.xml"/><Relationship Id="rId32" Type="http://schemas.openxmlformats.org/officeDocument/2006/relationships/comments" Target="comments.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historyonics.blogspot.fi/" TargetMode="External"/><Relationship Id="rId2" Type="http://schemas.openxmlformats.org/officeDocument/2006/relationships/hyperlink" Target="http://historyonics.blogspot.fi/" TargetMode="External"/><Relationship Id="rId3" Type="http://schemas.openxmlformats.org/officeDocument/2006/relationships/hyperlink" Target="https://digihistfinlandroadmapblog.wordpress.com/2016/09/01/raportti-kyselyvastauksista/" TargetMode="External"/><Relationship Id="rId4" Type="http://schemas.openxmlformats.org/officeDocument/2006/relationships/hyperlink" Target="https://www.helsinki.fi/en/news/finnish-survey-on-digital-research-practice-in-the-arts-and-humanities" TargetMode="External"/><Relationship Id="rId5" Type="http://schemas.openxmlformats.org/officeDocument/2006/relationships/hyperlink" Target="http://staff.cch.kcl.ac.uk/~wmccarty/essays/McCarty, What is humanities computing.pdf" TargetMode="External"/><Relationship Id="rId6" Type="http://schemas.openxmlformats.org/officeDocument/2006/relationships/hyperlink" Target="http://digitalhumanities.org/dhq/vol/6/1/000112/000112.html" TargetMode="External"/><Relationship Id="rId7" Type="http://schemas.openxmlformats.org/officeDocument/2006/relationships/hyperlink" Target="http://computerphilologie.uni-muenchen.de/jg02/orlandi.html" TargetMode="External"/><Relationship Id="rId8" Type="http://schemas.openxmlformats.org/officeDocument/2006/relationships/hyperlink" Target="http://www.digitalhumanities.org/companion/view?docId=blackwell/9781405103213/9781405103213.xml&amp;chunk.id=ss1-2-1&amp;toc.depth=1&amp;toc.id=ss1-2-1&amp;brand=default" TargetMode="External"/><Relationship Id="rId9" Type="http://schemas.openxmlformats.org/officeDocument/2006/relationships/hyperlink" Target="http://llc.oxfordjournals.org/content/21/1/15.full" TargetMode="External"/><Relationship Id="rId10" Type="http://schemas.openxmlformats.org/officeDocument/2006/relationships/hyperlink" Target="http://www.ennenjanyt.net/2015/02/koodaamisen-ja-kirjoittamisen-vuoropuhelu-mita-on-digitaalinen-humanistinen-tutkimus/" TargetMode="External"/><Relationship Id="rId11" Type="http://schemas.openxmlformats.org/officeDocument/2006/relationships/hyperlink" Target="http://www.ennenjanyt.net/2015/02/koodaamisen-ja-kirjoittamisen-vuoropuhelu-mita-on-digitaalinen-humanistinen-tutkimus/" TargetMode="External"/><Relationship Id="rId12" Type="http://schemas.openxmlformats.org/officeDocument/2006/relationships/hyperlink" Target="http://scholar.harvard.edu/armitage/publications/history-manifesto" TargetMode="External"/><Relationship Id="rId13" Type="http://schemas.openxmlformats.org/officeDocument/2006/relationships/hyperlink" Target="https://www.helsinki.fi/en/researchgroups/helsinki-digital-humanities/teaching" TargetMode="External"/><Relationship Id="rId14" Type="http://schemas.openxmlformats.org/officeDocument/2006/relationships/hyperlink" Target="http://digitalhumanities.org/dhq/vol/4/1/000080/000080.html" TargetMode="External"/><Relationship Id="rId15" Type="http://schemas.openxmlformats.org/officeDocument/2006/relationships/hyperlink" Target="http://digitalhumanities.org/dhq/vol/6/1/000112/000112.html" TargetMode="External"/><Relationship Id="rId16" Type="http://schemas.openxmlformats.org/officeDocument/2006/relationships/hyperlink" Target="https://jyx.jyu.fi/dspace/handle/123456789/40157" TargetMode="External"/><Relationship Id="rId17" Type="http://schemas.openxmlformats.org/officeDocument/2006/relationships/hyperlink" Target="https://jyx.jyu.fi/dspace/handle/123456789/40157" TargetMode="External"/><Relationship Id="rId18" Type="http://schemas.openxmlformats.org/officeDocument/2006/relationships/hyperlink" Target="https://ccdkconceptlab.wordpress.com/" TargetMode="External"/><Relationship Id="rId19" Type="http://schemas.openxmlformats.org/officeDocument/2006/relationships/hyperlink" Target="http://www.kdw.lu.se/" TargetMode="External"/><Relationship Id="rId20" Type="http://schemas.openxmlformats.org/officeDocument/2006/relationships/hyperlink" Target="http://dh2016.adho.org/abstracts/" TargetMode="External"/><Relationship Id="rId21" Type="http://schemas.openxmlformats.org/officeDocument/2006/relationships/hyperlink" Target="http://dhlab.epfl.ch/" TargetMode="External"/><Relationship Id="rId22" Type="http://schemas.openxmlformats.org/officeDocument/2006/relationships/hyperlink" Target="https://cesta.stanford.edu/" TargetMode="External"/><Relationship Id="rId23" Type="http://schemas.openxmlformats.org/officeDocument/2006/relationships/hyperlink" Target="http://dh2016.adho.org/abstracts/" TargetMode="External"/><Relationship Id="rId24" Type="http://schemas.openxmlformats.org/officeDocument/2006/relationships/hyperlink" Target="https://ccdkconceptlab.wordpress.com/" TargetMode="External"/><Relationship Id="rId25" Type="http://schemas.openxmlformats.org/officeDocument/2006/relationships/hyperlink" Target="http://www.kdw.lu.se/" TargetMode="External"/><Relationship Id="rId26" Type="http://schemas.openxmlformats.org/officeDocument/2006/relationships/hyperlink" Target="http://dh2016.adho.org/abstracts/115" TargetMode="External"/><Relationship Id="rId27" Type="http://schemas.openxmlformats.org/officeDocument/2006/relationships/hyperlink" Target="http://www.smartaarhus.eu/about-smart-aarhus" TargetMode="External"/><Relationship Id="rId28" Type="http://schemas.openxmlformats.org/officeDocument/2006/relationships/hyperlink" Target="http://www.smartculture.eu/sites/default/files/D4.3__PLAN_FOR_THE_INTERNATIONAL_AND_MENTORING_ACTIVITIES.pdf" TargetMode="External"/><Relationship Id="rId29" Type="http://schemas.openxmlformats.org/officeDocument/2006/relationships/hyperlink" Target="http://datascienceplus.com/the-importance-of-data-visualization/" TargetMode="External"/><Relationship Id="rId30" Type="http://schemas.openxmlformats.org/officeDocument/2006/relationships/hyperlink" Target="http://dh2016.adho.org/abstracts/115" TargetMode="External"/><Relationship Id="rId31" Type="http://schemas.openxmlformats.org/officeDocument/2006/relationships/hyperlink" Target="http://www.smartaarhus.eu/about-smart-aarhus" TargetMode="External"/><Relationship Id="rId32" Type="http://schemas.openxmlformats.org/officeDocument/2006/relationships/hyperlink" Target="http://www.smartculture.eu/sites/default/files/D4.3__PLAN_FOR_THE_INTERNATIONAL_AND_MENTORING_ACTIVITIES.pdf" TargetMode="External"/><Relationship Id="rId33" Type="http://schemas.openxmlformats.org/officeDocument/2006/relationships/hyperlink" Target="http://www.ennenjanyt.net/2015/08/aatehistoria-ja-digitaalisten-aineistojen-mahdollisuudet/" TargetMode="External"/><Relationship Id="rId34" Type="http://schemas.openxmlformats.org/officeDocument/2006/relationships/hyperlink" Target="http://www.gdeltproject.org/" TargetMode="External"/><Relationship Id="rId35" Type="http://schemas.openxmlformats.org/officeDocument/2006/relationships/hyperlink" Target="http://www.brepolis.net/" TargetMode="External"/><Relationship Id="rId36" Type="http://schemas.openxmlformats.org/officeDocument/2006/relationships/hyperlink" Target="http://digi.kansalliskirjasto.fi/sanomalehti" TargetMode="External"/><Relationship Id="rId37" Type="http://schemas.openxmlformats.org/officeDocument/2006/relationships/hyperlink" Target="http://journals.plos.org/plosmedicine/article?id=10.1371/journal.pmed.0020124" TargetMode="External"/><Relationship Id="rId38" Type="http://schemas.openxmlformats.org/officeDocument/2006/relationships/hyperlink" Target="http://bib.oxfordjournals.org/content/2/2/143.short" TargetMode="External"/><Relationship Id="rId39" Type="http://schemas.openxmlformats.org/officeDocument/2006/relationships/hyperlink" Target="http://avointiede.fi/" TargetMode="External"/><Relationship Id="rId40" Type="http://schemas.openxmlformats.org/officeDocument/2006/relationships/hyperlink" Target="http://avointiede.fi/documents/10864/12232/Suurimmat+juridiset+esteet+avoimelle+tieteelle+ja+tutkimukselle+Suomessa/45e6ded5-192b-4c16-8ac6-f0828e146a19?version=1.0" TargetMode="External"/><Relationship Id="rId41" Type="http://schemas.openxmlformats.org/officeDocument/2006/relationships/hyperlink" Target="https://ec.europa.eu/priorities/digital-single-market_en" TargetMode="External"/><Relationship Id="rId42" Type="http://schemas.openxmlformats.org/officeDocument/2006/relationships/hyperlink" Target="http://journals.plos.org/plosbiology/article?id=10.1371/journal.pbio.1001195" TargetMode="External"/><Relationship Id="rId43" Type="http://schemas.openxmlformats.org/officeDocument/2006/relationships/hyperlink" Target="http://www.hs.fi/paivanlehti/24042017/art-2000005182067.html" TargetMode="External"/><Relationship Id="rId44" Type="http://schemas.openxmlformats.org/officeDocument/2006/relationships/hyperlink" Target="http://www.hs.fi/paivanlehti/24042017/art-2000005182067.html" TargetMode="External"/><Relationship Id="rId45" Type="http://schemas.openxmlformats.org/officeDocument/2006/relationships/hyperlink" Target="http://www.sciencemag.org/content/336/6078/159.summary" TargetMode="External"/><Relationship Id="rId46" Type="http://schemas.openxmlformats.org/officeDocument/2006/relationships/hyperlink" Target="http://dx.doi.org/10.1371/journal.pmed.1001747" TargetMode="External"/><Relationship Id="rId47" Type="http://schemas.openxmlformats.org/officeDocument/2006/relationships/hyperlink" Target="http://journals.plos.org/plosbiology/article?id=10.1371/journal.pbio.1001195" TargetMode="External"/><Relationship Id="rId48" Type="http://schemas.openxmlformats.org/officeDocument/2006/relationships/hyperlink" Target="http://www.worldbank.org/content/dam/Worldbank/document/Open-Data-for-Economic-Growth.pdf" TargetMode="External"/><Relationship Id="rId49" Type="http://schemas.openxmlformats.org/officeDocument/2006/relationships/hyperlink" Target="http://www.mckinsey.com/insights/business_technology/big_data_the_next_frontier_for_innovation" TargetMode="External"/><Relationship Id="rId50" Type="http://schemas.openxmlformats.org/officeDocument/2006/relationships/hyperlink" Target="http://www.sciencemag.org/content/336/6078/159.summary" TargetMode="External"/><Relationship Id="rId51" Type="http://schemas.openxmlformats.org/officeDocument/2006/relationships/hyperlink" Target="http://dx.doi.org/10.1371/journal.pmed.1001747" TargetMode="External"/><Relationship Id="rId52" Type="http://schemas.openxmlformats.org/officeDocument/2006/relationships/hyperlink" Target="http://dx.doi.org/10.1371/journal.pbio.1002106" TargetMode="External"/><Relationship Id="rId53" Type="http://schemas.openxmlformats.org/officeDocument/2006/relationships/hyperlink" Target="http://journals.plos.org/plosmedicine/article?id=10.1371/journal.pmed.0020124" TargetMode="External"/><Relationship Id="rId54" Type="http://schemas.openxmlformats.org/officeDocument/2006/relationships/hyperlink" Target="http://www.worldbank.org/content/dam/Worldbank/document/Open-Data-for-Economic-Growth.pdf" TargetMode="External"/><Relationship Id="rId55" Type="http://schemas.openxmlformats.org/officeDocument/2006/relationships/hyperlink" Target="http://www.mckinsey.com/insights/business_technology/big_data_the_next_frontier_for_innovation" TargetMode="External"/><Relationship Id="rId56" Type="http://schemas.openxmlformats.org/officeDocument/2006/relationships/hyperlink" Target="http://www.geschichte.uni-frankfurt.de/43010469/jussenb" TargetMode="External"/><Relationship Id="rId57" Type="http://schemas.openxmlformats.org/officeDocument/2006/relationships/hyperlink" Target="http://www.geschichte.uni-frankfurt.de/43010469/jussenb" TargetMode="External"/><Relationship Id="rId58" Type="http://schemas.openxmlformats.org/officeDocument/2006/relationships/hyperlink" Target="http://historymanifesto.cambridge.org/" TargetMode="External"/><Relationship Id="rId59" Type="http://schemas.openxmlformats.org/officeDocument/2006/relationships/hyperlink" Target="http://historymanifesto.cambridge.org/" TargetMode="External"/><Relationship Id="rId60" Type="http://schemas.openxmlformats.org/officeDocument/2006/relationships/hyperlink" Target="http://benschmidt.org/projects/digital-humanities-research/" TargetMode="External"/><Relationship Id="rId61" Type="http://schemas.openxmlformats.org/officeDocument/2006/relationships/hyperlink" Target="http://benschmidt.org/projects/digital-humanities-research/" TargetMode="External"/><Relationship Id="rId62" Type="http://schemas.openxmlformats.org/officeDocument/2006/relationships/hyperlink" Target="http://www.geschichte.uni-frankfurt.de/43010469/jussenb" TargetMode="External"/><Relationship Id="rId63" Type="http://schemas.openxmlformats.org/officeDocument/2006/relationships/hyperlink" Target="http://www.geschichte.uni-frankfurt.de/43010469/jussenb" TargetMode="External"/><Relationship Id="rId64" Type="http://schemas.openxmlformats.org/officeDocument/2006/relationships/hyperlink" Target="http://historymanifesto.cambridge.org/" TargetMode="External"/><Relationship Id="rId65" Type="http://schemas.openxmlformats.org/officeDocument/2006/relationships/hyperlink" Target="http://historymanifesto.cambridge.org/" TargetMode="External"/><Relationship Id="rId66" Type="http://schemas.openxmlformats.org/officeDocument/2006/relationships/hyperlink" Target="https://doi.org/10.3897/rio.3.e1359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AAE9B5F-0C50-7B4A-B0D0-AB88F1CAC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Application>LibreOffice/5.3.1.2$Linux_X86_64 LibreOffice_project/30m0$Build-2</Application>
  <Pages>26</Pages>
  <Words>6940</Words>
  <Characters>62068</Characters>
  <CharactersWithSpaces>68868</CharactersWithSpaces>
  <Paragraphs>172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2017-09-05T14:10:00Z</dcterms:created>
  <dc:creator>Tolonen , Mikko S</dc:creator>
  <dc:description/>
  <dc:language>en-US</dc:language>
  <cp:lastModifiedBy/>
  <cp:lastPrinted>2016-08-31T11:09:00Z</cp:lastPrinted>
  <dcterms:modified xsi:type="dcterms:W3CDTF">2017-09-07T12:21:08Z</dcterms:modified>
  <cp:revision>107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